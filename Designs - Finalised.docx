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5DF38B" w14:textId="002A6DBA" w:rsidR="00853EF9" w:rsidRDefault="00765CCE" w:rsidP="005777B6">
      <w:pPr>
        <w:jc w:val="center"/>
        <w:rPr>
          <w:b/>
          <w:sz w:val="28"/>
          <w:szCs w:val="28"/>
          <w:u w:val="single"/>
        </w:rPr>
      </w:pPr>
      <w:r w:rsidRPr="00765CCE">
        <w:rPr>
          <w:b/>
          <w:sz w:val="28"/>
          <w:szCs w:val="28"/>
          <w:u w:val="single"/>
        </w:rPr>
        <w:t>Make-It-All</w:t>
      </w:r>
      <w:r>
        <w:rPr>
          <w:b/>
          <w:sz w:val="28"/>
          <w:szCs w:val="28"/>
          <w:u w:val="single"/>
        </w:rPr>
        <w:t xml:space="preserve"> </w:t>
      </w:r>
      <w:r w:rsidR="005777B6" w:rsidRPr="005777B6">
        <w:rPr>
          <w:b/>
          <w:sz w:val="28"/>
          <w:szCs w:val="28"/>
          <w:u w:val="single"/>
        </w:rPr>
        <w:t>Designs Report</w:t>
      </w:r>
    </w:p>
    <w:p w14:paraId="76C01B56" w14:textId="450A1314" w:rsidR="002510D3" w:rsidRPr="00FA3037" w:rsidRDefault="002510D3" w:rsidP="002510D3">
      <w:pPr>
        <w:rPr>
          <w:sz w:val="24"/>
          <w:szCs w:val="24"/>
        </w:rPr>
      </w:pPr>
      <w:r w:rsidRPr="00FA3037">
        <w:rPr>
          <w:i/>
          <w:sz w:val="24"/>
          <w:szCs w:val="24"/>
        </w:rPr>
        <w:t xml:space="preserve">Team Members: </w:t>
      </w:r>
      <w:r w:rsidRPr="00FA3037">
        <w:rPr>
          <w:sz w:val="24"/>
          <w:szCs w:val="24"/>
        </w:rPr>
        <w:t>Stefan Dupey-Whyte, Imran Jamal, Liam Mordue, Samuel Wade, Simona Lazarova Petseva, Louis James Meredith</w:t>
      </w:r>
    </w:p>
    <w:p w14:paraId="2E8AB744" w14:textId="55E2C1F1" w:rsidR="002510D3" w:rsidRDefault="002510D3" w:rsidP="002510D3">
      <w:pPr>
        <w:rPr>
          <w:sz w:val="24"/>
          <w:szCs w:val="24"/>
        </w:rPr>
      </w:pPr>
      <w:r w:rsidRPr="00FA3037">
        <w:rPr>
          <w:sz w:val="24"/>
          <w:szCs w:val="24"/>
        </w:rPr>
        <w:t>Date: 4</w:t>
      </w:r>
      <w:r w:rsidRPr="00FA3037">
        <w:rPr>
          <w:sz w:val="24"/>
          <w:szCs w:val="24"/>
          <w:vertAlign w:val="superscript"/>
        </w:rPr>
        <w:t>th</w:t>
      </w:r>
      <w:r w:rsidRPr="00FA3037">
        <w:rPr>
          <w:sz w:val="24"/>
          <w:szCs w:val="24"/>
        </w:rPr>
        <w:t xml:space="preserve"> November 2018</w:t>
      </w:r>
    </w:p>
    <w:p w14:paraId="7462AC67" w14:textId="77777777" w:rsidR="00A63019" w:rsidRPr="00A63019" w:rsidRDefault="00A63019" w:rsidP="00A63019">
      <w:r w:rsidRPr="00A63019">
        <w:rPr>
          <w:b/>
          <w:sz w:val="24"/>
          <w:szCs w:val="24"/>
          <w:u w:val="single"/>
        </w:rPr>
        <w:t>Executive Summary</w:t>
      </w:r>
    </w:p>
    <w:p w14:paraId="087CF238" w14:textId="7BB5DF94" w:rsidR="00A63019" w:rsidRDefault="00A63019" w:rsidP="00A63019">
      <w:r>
        <w:t>The objective of th</w:t>
      </w:r>
      <w:r w:rsidR="000850CE">
        <w:t>is</w:t>
      </w:r>
      <w:r>
        <w:t xml:space="preserve"> report is to demonstrate the proposed helpdesk computer system by documenting who the system is aimed at and why, where the influence of the designs came from, the proposed pages/screens of the system along with the screenshots being analysed to allow users to get an early feel of how they would navigate</w:t>
      </w:r>
      <w:r w:rsidR="000850CE">
        <w:t>. T</w:t>
      </w:r>
      <w:r>
        <w:t xml:space="preserve">hen a section explaining which requirements have not been met during this prototype and an explanation of how we play to meet them in the future. Overall the solution should help the stakeholders see how the system will meet their needs and allow for feedback to be received. </w:t>
      </w:r>
    </w:p>
    <w:p w14:paraId="3C64F921" w14:textId="52133301" w:rsidR="00A63019" w:rsidRDefault="00A63019" w:rsidP="00A63019">
      <w:r>
        <w:t xml:space="preserve">The report provides an analysis and evaluation of the current system which Make-It-All are dealing with against the proposed with an explanation of why it is being done. Images are included regarding where our influence came from and </w:t>
      </w:r>
      <w:r w:rsidR="000850CE">
        <w:t xml:space="preserve">justification using </w:t>
      </w:r>
      <w:r>
        <w:t xml:space="preserve">the requirements we </w:t>
      </w:r>
      <w:r w:rsidR="000850CE">
        <w:t>interpreted</w:t>
      </w:r>
      <w:r>
        <w:t xml:space="preserve"> from our clients as we believe this will allow the client to have a look at previous solutions which may not be of the same problem but similar and allow them to imagine how this would help them and allow for them to make sure the requirements are spot on. With the design of the different screens this will help with visualisation of the new system and allow for a more in-depth review to be given earlier on and will be easy for it to be compared to the real system and see whether </w:t>
      </w:r>
      <w:r w:rsidR="00B1088E">
        <w:t>the new system will satisfy the criteria from the client</w:t>
      </w:r>
      <w:r>
        <w:t xml:space="preserve">. This will also help the clients of Make-It-All know whether they like the system and allow them to give recommendations before the system gets fully developed. </w:t>
      </w:r>
    </w:p>
    <w:p w14:paraId="08B635F7" w14:textId="77777777" w:rsidR="00A63019" w:rsidRDefault="00A63019" w:rsidP="00A63019">
      <w:r>
        <w:t>The report explains in detail how the solution will be helpful to the clients and explains how it will be of an advantage and help efficiency. The major advantages/help to the clients are:</w:t>
      </w:r>
    </w:p>
    <w:p w14:paraId="51410970" w14:textId="21D2418E" w:rsidR="00A63019" w:rsidRDefault="00A63019" w:rsidP="00A63019">
      <w:pPr>
        <w:pStyle w:val="ListParagraph"/>
        <w:numPr>
          <w:ilvl w:val="0"/>
          <w:numId w:val="8"/>
        </w:numPr>
      </w:pPr>
      <w:r>
        <w:t>Unique problem numbers – Help with filtering/sorting problems</w:t>
      </w:r>
      <w:r w:rsidR="00B1088E">
        <w:t xml:space="preserve"> to reduce ambiguity</w:t>
      </w:r>
    </w:p>
    <w:p w14:paraId="4713FD2E" w14:textId="77777777" w:rsidR="00A63019" w:rsidRDefault="00A63019" w:rsidP="00A63019">
      <w:pPr>
        <w:pStyle w:val="ListParagraph"/>
        <w:numPr>
          <w:ilvl w:val="0"/>
          <w:numId w:val="8"/>
        </w:numPr>
      </w:pPr>
      <w:r>
        <w:t>Specialist selection based on algorithm – least busy specialist will be recommended</w:t>
      </w:r>
    </w:p>
    <w:p w14:paraId="64E4B256" w14:textId="77777777" w:rsidR="00A63019" w:rsidRDefault="00A63019" w:rsidP="00A63019">
      <w:pPr>
        <w:pStyle w:val="ListParagraph"/>
        <w:numPr>
          <w:ilvl w:val="0"/>
          <w:numId w:val="8"/>
        </w:numPr>
      </w:pPr>
      <w:r>
        <w:t>Less paper trials – automated system on a database which will be backed up</w:t>
      </w:r>
    </w:p>
    <w:p w14:paraId="349A8B46" w14:textId="77777777" w:rsidR="00A63019" w:rsidRDefault="00A63019" w:rsidP="00A63019">
      <w:pPr>
        <w:pStyle w:val="ListParagraph"/>
        <w:numPr>
          <w:ilvl w:val="0"/>
          <w:numId w:val="8"/>
        </w:numPr>
      </w:pPr>
      <w:r>
        <w:t>Unique logins for each user – will allow multiple accesses and will sync up all input (central information hub)</w:t>
      </w:r>
    </w:p>
    <w:p w14:paraId="27DDC3D7" w14:textId="63CA86D3" w:rsidR="00A63019" w:rsidRDefault="00A63019" w:rsidP="00A63019">
      <w:pPr>
        <w:pStyle w:val="ListParagraph"/>
        <w:numPr>
          <w:ilvl w:val="0"/>
          <w:numId w:val="8"/>
        </w:numPr>
      </w:pPr>
      <w:r>
        <w:t xml:space="preserve">Edit </w:t>
      </w:r>
      <w:r w:rsidR="00B1088E">
        <w:t xml:space="preserve">logged </w:t>
      </w:r>
      <w:r>
        <w:t>problem</w:t>
      </w:r>
      <w:r w:rsidR="00B1088E">
        <w:t xml:space="preserve"> details</w:t>
      </w:r>
      <w:r>
        <w:t xml:space="preserve"> – can actually change and delete information without looking messy.</w:t>
      </w:r>
    </w:p>
    <w:p w14:paraId="01AEC68E" w14:textId="7D331D16" w:rsidR="00A63019" w:rsidRDefault="00A63019" w:rsidP="00A63019">
      <w:r>
        <w:t xml:space="preserve">The report also investigates </w:t>
      </w:r>
      <w:r w:rsidR="00B1088E">
        <w:t>the requirements not met in the prototype</w:t>
      </w:r>
      <w:r>
        <w:t xml:space="preserve"> Some of the</w:t>
      </w:r>
      <w:r w:rsidR="00B1088E">
        <w:t xml:space="preserve">se </w:t>
      </w:r>
      <w:r>
        <w:t>include:</w:t>
      </w:r>
    </w:p>
    <w:p w14:paraId="2903F8F3" w14:textId="77777777" w:rsidR="00A63019" w:rsidRDefault="00A63019" w:rsidP="00A63019">
      <w:pPr>
        <w:pStyle w:val="ListParagraph"/>
        <w:numPr>
          <w:ilvl w:val="0"/>
          <w:numId w:val="9"/>
        </w:numPr>
      </w:pPr>
      <w:r>
        <w:t>Not having a dedicated section about follow up calls where notes are required about the call</w:t>
      </w:r>
    </w:p>
    <w:p w14:paraId="18724113" w14:textId="77777777" w:rsidR="00A63019" w:rsidRDefault="00A63019" w:rsidP="00A63019">
      <w:pPr>
        <w:pStyle w:val="ListParagraph"/>
        <w:numPr>
          <w:ilvl w:val="0"/>
          <w:numId w:val="9"/>
        </w:numPr>
      </w:pPr>
      <w:r>
        <w:t>Not allowing data to be sorted in several manners e.g. sorting based on open and closed queries, sorting based on solution</w:t>
      </w:r>
    </w:p>
    <w:p w14:paraId="773724DF" w14:textId="77777777" w:rsidR="00A63019" w:rsidRDefault="00A63019" w:rsidP="002510D3">
      <w:pPr>
        <w:rPr>
          <w:sz w:val="24"/>
          <w:szCs w:val="24"/>
        </w:rPr>
      </w:pPr>
    </w:p>
    <w:p w14:paraId="6FF0FFF3" w14:textId="77777777" w:rsidR="00B1088E" w:rsidRDefault="00B1088E" w:rsidP="00A63019">
      <w:pPr>
        <w:rPr>
          <w:b/>
          <w:sz w:val="24"/>
          <w:szCs w:val="24"/>
          <w:u w:val="single"/>
        </w:rPr>
      </w:pPr>
    </w:p>
    <w:p w14:paraId="4346D35A" w14:textId="6BA339E5" w:rsidR="00E316D0" w:rsidRPr="00A63019" w:rsidRDefault="00E316D0" w:rsidP="00A63019">
      <w:pPr>
        <w:rPr>
          <w:b/>
          <w:sz w:val="24"/>
          <w:szCs w:val="24"/>
          <w:u w:val="single"/>
        </w:rPr>
      </w:pPr>
      <w:r w:rsidRPr="00E316D0">
        <w:rPr>
          <w:b/>
          <w:sz w:val="24"/>
          <w:szCs w:val="24"/>
          <w:u w:val="single"/>
        </w:rPr>
        <w:lastRenderedPageBreak/>
        <w:t>Table Of Contents</w:t>
      </w:r>
    </w:p>
    <w:p w14:paraId="0B22A485" w14:textId="26A2A6B4" w:rsidR="00E316D0" w:rsidRPr="00E316D0" w:rsidRDefault="00E316D0" w:rsidP="00D0489D">
      <w:pPr>
        <w:pStyle w:val="ListParagraph"/>
        <w:numPr>
          <w:ilvl w:val="0"/>
          <w:numId w:val="7"/>
        </w:numPr>
        <w:rPr>
          <w:sz w:val="24"/>
          <w:szCs w:val="24"/>
        </w:rPr>
      </w:pPr>
      <w:r w:rsidRPr="00E316D0">
        <w:rPr>
          <w:sz w:val="24"/>
          <w:szCs w:val="24"/>
        </w:rPr>
        <w:t>Purpose and audience</w:t>
      </w:r>
    </w:p>
    <w:p w14:paraId="4B0E3318" w14:textId="3ED06E4B" w:rsidR="00E316D0" w:rsidRPr="00E316D0" w:rsidRDefault="00E316D0" w:rsidP="00D0489D">
      <w:pPr>
        <w:pStyle w:val="ListParagraph"/>
        <w:numPr>
          <w:ilvl w:val="0"/>
          <w:numId w:val="7"/>
        </w:numPr>
        <w:rPr>
          <w:sz w:val="24"/>
          <w:szCs w:val="24"/>
        </w:rPr>
      </w:pPr>
      <w:r w:rsidRPr="00E316D0">
        <w:rPr>
          <w:sz w:val="24"/>
          <w:szCs w:val="24"/>
        </w:rPr>
        <w:t xml:space="preserve">Design Ideas/Influences </w:t>
      </w:r>
    </w:p>
    <w:p w14:paraId="7ACB0312" w14:textId="22D48C21" w:rsidR="00E316D0" w:rsidRPr="00E316D0" w:rsidRDefault="00E316D0" w:rsidP="00D0489D">
      <w:pPr>
        <w:pStyle w:val="ListParagraph"/>
        <w:numPr>
          <w:ilvl w:val="0"/>
          <w:numId w:val="7"/>
        </w:numPr>
        <w:rPr>
          <w:sz w:val="24"/>
          <w:szCs w:val="24"/>
        </w:rPr>
      </w:pPr>
      <w:r w:rsidRPr="00E316D0">
        <w:rPr>
          <w:sz w:val="24"/>
          <w:szCs w:val="24"/>
        </w:rPr>
        <w:t>Designs Of The Different Screens</w:t>
      </w:r>
    </w:p>
    <w:p w14:paraId="5941C432" w14:textId="77777777" w:rsidR="00E316D0" w:rsidRPr="00E316D0" w:rsidRDefault="00E316D0" w:rsidP="00D0489D">
      <w:pPr>
        <w:pStyle w:val="ListParagraph"/>
        <w:numPr>
          <w:ilvl w:val="0"/>
          <w:numId w:val="7"/>
        </w:numPr>
        <w:rPr>
          <w:sz w:val="24"/>
          <w:szCs w:val="24"/>
        </w:rPr>
      </w:pPr>
      <w:r w:rsidRPr="00E316D0">
        <w:rPr>
          <w:sz w:val="24"/>
          <w:szCs w:val="24"/>
        </w:rPr>
        <w:t xml:space="preserve">How The System Will Make Life Easier For The Stakeholders? </w:t>
      </w:r>
    </w:p>
    <w:p w14:paraId="4B109957" w14:textId="4A8ADE24" w:rsidR="00E316D0" w:rsidRPr="00E316D0" w:rsidRDefault="00E316D0" w:rsidP="00D0489D">
      <w:pPr>
        <w:pStyle w:val="ListParagraph"/>
        <w:numPr>
          <w:ilvl w:val="0"/>
          <w:numId w:val="7"/>
        </w:numPr>
        <w:rPr>
          <w:sz w:val="24"/>
          <w:szCs w:val="24"/>
        </w:rPr>
      </w:pPr>
      <w:r w:rsidRPr="00E316D0">
        <w:rPr>
          <w:sz w:val="24"/>
          <w:szCs w:val="24"/>
        </w:rPr>
        <w:t>Suggested Implementations For Further Versions Based On Requirements</w:t>
      </w:r>
    </w:p>
    <w:p w14:paraId="30A4AD4D" w14:textId="236E67D7" w:rsidR="00A63019" w:rsidRDefault="00E316D0" w:rsidP="00A63019">
      <w:pPr>
        <w:pStyle w:val="ListParagraph"/>
        <w:numPr>
          <w:ilvl w:val="0"/>
          <w:numId w:val="7"/>
        </w:numPr>
        <w:rPr>
          <w:sz w:val="24"/>
          <w:szCs w:val="24"/>
        </w:rPr>
      </w:pPr>
      <w:r w:rsidRPr="00E316D0">
        <w:rPr>
          <w:sz w:val="24"/>
          <w:szCs w:val="24"/>
        </w:rPr>
        <w:t>Bibliography</w:t>
      </w:r>
    </w:p>
    <w:p w14:paraId="5D92596D" w14:textId="77777777" w:rsidR="00A63019" w:rsidRPr="00A63019" w:rsidRDefault="00A63019" w:rsidP="00A63019">
      <w:pPr>
        <w:pStyle w:val="ListParagraph"/>
        <w:rPr>
          <w:sz w:val="24"/>
          <w:szCs w:val="24"/>
        </w:rPr>
      </w:pPr>
    </w:p>
    <w:p w14:paraId="177E9013" w14:textId="2906FEEC" w:rsidR="005777B6" w:rsidRPr="007634F1" w:rsidRDefault="005777B6" w:rsidP="00A63019">
      <w:pPr>
        <w:pStyle w:val="ListParagraph"/>
        <w:numPr>
          <w:ilvl w:val="0"/>
          <w:numId w:val="14"/>
        </w:numPr>
        <w:rPr>
          <w:b/>
          <w:sz w:val="24"/>
          <w:szCs w:val="24"/>
          <w:u w:val="single"/>
        </w:rPr>
      </w:pPr>
      <w:r w:rsidRPr="007634F1">
        <w:rPr>
          <w:b/>
          <w:sz w:val="24"/>
          <w:szCs w:val="24"/>
          <w:u w:val="single"/>
        </w:rPr>
        <w:t>Purpose and Audience</w:t>
      </w:r>
    </w:p>
    <w:p w14:paraId="0C6E5A6F" w14:textId="058BAE3B" w:rsidR="005777B6" w:rsidRPr="002C2EE6" w:rsidRDefault="005777B6" w:rsidP="005777B6">
      <w:pPr>
        <w:rPr>
          <w:szCs w:val="24"/>
        </w:rPr>
      </w:pPr>
      <w:r w:rsidRPr="002C2EE6">
        <w:rPr>
          <w:szCs w:val="24"/>
        </w:rPr>
        <w:t>The purpose of the website is to enable the stakeholders of the current manual helpdesk which the client calls ‘unsatisfactory</w:t>
      </w:r>
      <w:r w:rsidR="002E1D73">
        <w:rPr>
          <w:szCs w:val="24"/>
        </w:rPr>
        <w:t>’</w:t>
      </w:r>
      <w:r w:rsidRPr="002C2EE6">
        <w:rPr>
          <w:szCs w:val="24"/>
        </w:rPr>
        <w:t xml:space="preserve"> </w:t>
      </w:r>
      <w:r w:rsidR="00A61E11">
        <w:rPr>
          <w:szCs w:val="24"/>
        </w:rPr>
        <w:t>due to it being</w:t>
      </w:r>
      <w:r w:rsidRPr="002C2EE6">
        <w:rPr>
          <w:szCs w:val="24"/>
        </w:rPr>
        <w:t xml:space="preserve"> very difficult to track how the problem is dealt with. There is also the problem that us</w:t>
      </w:r>
      <w:r w:rsidR="002E1D73">
        <w:rPr>
          <w:szCs w:val="24"/>
        </w:rPr>
        <w:t>age</w:t>
      </w:r>
      <w:r w:rsidRPr="002C2EE6">
        <w:rPr>
          <w:szCs w:val="24"/>
        </w:rPr>
        <w:t xml:space="preserve"> of the helpdesk is expanding so </w:t>
      </w:r>
      <w:r w:rsidR="00A61E11">
        <w:rPr>
          <w:szCs w:val="24"/>
        </w:rPr>
        <w:t>Make-It-All</w:t>
      </w:r>
      <w:r w:rsidRPr="002C2EE6">
        <w:rPr>
          <w:szCs w:val="24"/>
        </w:rPr>
        <w:t xml:space="preserve"> </w:t>
      </w:r>
      <w:r w:rsidR="00A61E11">
        <w:rPr>
          <w:szCs w:val="24"/>
        </w:rPr>
        <w:t>will be employing ‘</w:t>
      </w:r>
      <w:r w:rsidR="00A61E11" w:rsidRPr="002C2EE6">
        <w:rPr>
          <w:szCs w:val="24"/>
        </w:rPr>
        <w:t>two</w:t>
      </w:r>
      <w:r w:rsidRPr="002C2EE6">
        <w:rPr>
          <w:szCs w:val="24"/>
        </w:rPr>
        <w:t xml:space="preserve">, or maybe more operators in the future and the manual system cannot cope with this’. </w:t>
      </w:r>
      <w:r w:rsidR="00B1088E">
        <w:rPr>
          <w:szCs w:val="24"/>
        </w:rPr>
        <w:t xml:space="preserve">Our solution </w:t>
      </w:r>
      <w:r w:rsidRPr="002C2EE6">
        <w:rPr>
          <w:szCs w:val="24"/>
        </w:rPr>
        <w:t>will enable the tracking of problems to be done as its status will be updated on the system for everyone to see and with unique logins each operator will be able to be on the system at the same time and it will sync</w:t>
      </w:r>
      <w:r w:rsidR="00B1088E">
        <w:rPr>
          <w:szCs w:val="24"/>
        </w:rPr>
        <w:t>hronise information</w:t>
      </w:r>
      <w:r w:rsidR="00315567" w:rsidRPr="002C2EE6">
        <w:rPr>
          <w:szCs w:val="24"/>
        </w:rPr>
        <w:t>,</w:t>
      </w:r>
      <w:r w:rsidRPr="002C2EE6">
        <w:rPr>
          <w:szCs w:val="24"/>
        </w:rPr>
        <w:t xml:space="preserve"> </w:t>
      </w:r>
      <w:r w:rsidR="00B1088E">
        <w:rPr>
          <w:szCs w:val="24"/>
        </w:rPr>
        <w:t>there will be no redundancy,</w:t>
      </w:r>
      <w:r w:rsidR="00A61E11">
        <w:rPr>
          <w:szCs w:val="24"/>
        </w:rPr>
        <w:t xml:space="preserve"> and it will overall be a more efficient operation</w:t>
      </w:r>
      <w:r w:rsidRPr="002C2EE6">
        <w:rPr>
          <w:szCs w:val="24"/>
        </w:rPr>
        <w:t>.</w:t>
      </w:r>
      <w:r w:rsidR="00315567" w:rsidRPr="002C2EE6">
        <w:rPr>
          <w:szCs w:val="24"/>
        </w:rPr>
        <w:t xml:space="preserve"> The system will be aimed mainly at the helpdesk operators, analysts and the specialists to be able to track whether they are resourced to solve problems in an acceptable time, and whether there are subject areas where training should be given to employees. </w:t>
      </w:r>
      <w:r w:rsidR="00A61E11">
        <w:rPr>
          <w:szCs w:val="24"/>
        </w:rPr>
        <w:t xml:space="preserve">This will also have a positive impact on the reporters of calls who phone in and it should help the process be a lot </w:t>
      </w:r>
      <w:r w:rsidR="00B1088E">
        <w:rPr>
          <w:szCs w:val="24"/>
        </w:rPr>
        <w:t>smoother if</w:t>
      </w:r>
      <w:r w:rsidR="00A61E11">
        <w:rPr>
          <w:szCs w:val="24"/>
        </w:rPr>
        <w:t xml:space="preserve"> they want information on the status of their problem. </w:t>
      </w:r>
      <w:r w:rsidR="00A61E11" w:rsidRPr="002C2EE6">
        <w:rPr>
          <w:szCs w:val="24"/>
        </w:rPr>
        <w:t>From this we aim to help Make-It-All run a lot more efficiently.</w:t>
      </w:r>
    </w:p>
    <w:p w14:paraId="3624A929" w14:textId="069E6E42" w:rsidR="00A81376" w:rsidRPr="007634F1" w:rsidRDefault="00A81376" w:rsidP="00A63019">
      <w:pPr>
        <w:pStyle w:val="ListParagraph"/>
        <w:numPr>
          <w:ilvl w:val="0"/>
          <w:numId w:val="14"/>
        </w:numPr>
        <w:rPr>
          <w:b/>
          <w:sz w:val="24"/>
          <w:szCs w:val="24"/>
          <w:u w:val="single"/>
        </w:rPr>
      </w:pPr>
      <w:r w:rsidRPr="007634F1">
        <w:rPr>
          <w:b/>
          <w:sz w:val="24"/>
          <w:szCs w:val="24"/>
          <w:u w:val="single"/>
        </w:rPr>
        <w:t xml:space="preserve">Design </w:t>
      </w:r>
      <w:r w:rsidR="00FA3037">
        <w:rPr>
          <w:b/>
          <w:sz w:val="24"/>
          <w:szCs w:val="24"/>
          <w:u w:val="single"/>
        </w:rPr>
        <w:t>I</w:t>
      </w:r>
      <w:r w:rsidRPr="007634F1">
        <w:rPr>
          <w:b/>
          <w:sz w:val="24"/>
          <w:szCs w:val="24"/>
          <w:u w:val="single"/>
        </w:rPr>
        <w:t>deas/</w:t>
      </w:r>
      <w:r w:rsidR="00FA3037">
        <w:rPr>
          <w:b/>
          <w:sz w:val="24"/>
          <w:szCs w:val="24"/>
          <w:u w:val="single"/>
        </w:rPr>
        <w:t>I</w:t>
      </w:r>
      <w:r w:rsidRPr="007634F1">
        <w:rPr>
          <w:b/>
          <w:sz w:val="24"/>
          <w:szCs w:val="24"/>
          <w:u w:val="single"/>
        </w:rPr>
        <w:t>nfluences</w:t>
      </w:r>
    </w:p>
    <w:p w14:paraId="68BDE2E1" w14:textId="43451766" w:rsidR="0048238C" w:rsidRPr="002C2EE6" w:rsidRDefault="00255F8A" w:rsidP="0048238C">
      <w:r w:rsidRPr="002C2EE6">
        <w:t>The team’s idea has come from the</w:t>
      </w:r>
      <w:r w:rsidR="00415A1E">
        <w:t xml:space="preserve"> influence of a ticketing</w:t>
      </w:r>
      <w:r w:rsidRPr="002C2EE6">
        <w:t xml:space="preserve"> website as we believe this is an efficient way to be able</w:t>
      </w:r>
      <w:r w:rsidR="002E1D73">
        <w:t xml:space="preserve"> to keep</w:t>
      </w:r>
      <w:r w:rsidRPr="002C2EE6">
        <w:t xml:space="preserve"> track of problems which need to be solved. A</w:t>
      </w:r>
      <w:r w:rsidR="0048238C">
        <w:t>n example of this i</w:t>
      </w:r>
      <w:r w:rsidRPr="002C2EE6">
        <w:t>s the status</w:t>
      </w:r>
      <w:r w:rsidR="0048238C">
        <w:t xml:space="preserve"> of each query, which</w:t>
      </w:r>
      <w:r w:rsidRPr="002C2EE6">
        <w:t xml:space="preserve"> will allow all the operators and specialist to know the </w:t>
      </w:r>
      <w:r w:rsidR="0048238C">
        <w:t>stage</w:t>
      </w:r>
      <w:r w:rsidRPr="002C2EE6">
        <w:t xml:space="preserve"> of</w:t>
      </w:r>
      <w:r w:rsidR="0048238C">
        <w:t xml:space="preserve"> each</w:t>
      </w:r>
      <w:r w:rsidRPr="002C2EE6">
        <w:t xml:space="preserve"> job and how they should be progressing along with them. </w:t>
      </w:r>
      <w:r w:rsidR="0048238C" w:rsidRPr="002C2EE6">
        <w:t xml:space="preserve">So, the </w:t>
      </w:r>
      <w:r w:rsidR="0048238C">
        <w:t xml:space="preserve">possible </w:t>
      </w:r>
      <w:r w:rsidR="0048238C" w:rsidRPr="002C2EE6">
        <w:t>status</w:t>
      </w:r>
      <w:r w:rsidR="0048238C">
        <w:t>es that</w:t>
      </w:r>
      <w:r w:rsidR="0048238C" w:rsidRPr="002C2EE6">
        <w:t xml:space="preserve"> will be available </w:t>
      </w:r>
      <w:r w:rsidR="0048238C">
        <w:t>are</w:t>
      </w:r>
      <w:r w:rsidR="0048238C" w:rsidRPr="002C2EE6">
        <w:t xml:space="preserve"> ‘</w:t>
      </w:r>
      <w:r w:rsidR="0048238C">
        <w:t>open</w:t>
      </w:r>
      <w:r w:rsidR="0048238C" w:rsidRPr="002C2EE6">
        <w:t>’ or ‘</w:t>
      </w:r>
      <w:r w:rsidR="0048238C">
        <w:t>closed</w:t>
      </w:r>
      <w:r w:rsidR="0048238C" w:rsidRPr="002C2EE6">
        <w:t xml:space="preserve">’. </w:t>
      </w:r>
      <w:r w:rsidR="0048238C">
        <w:t>Along with the</w:t>
      </w:r>
      <w:r w:rsidR="0048238C" w:rsidRPr="002C2EE6">
        <w:t xml:space="preserve"> </w:t>
      </w:r>
      <w:r w:rsidR="0048238C">
        <w:t xml:space="preserve">status, there </w:t>
      </w:r>
      <w:r w:rsidR="0048238C" w:rsidRPr="002C2EE6">
        <w:t xml:space="preserve">will be the </w:t>
      </w:r>
      <w:r w:rsidR="0048238C">
        <w:t xml:space="preserve">ID </w:t>
      </w:r>
      <w:r w:rsidR="0048238C" w:rsidRPr="002C2EE6">
        <w:t xml:space="preserve">number given to each problem to </w:t>
      </w:r>
      <w:r w:rsidR="0048238C">
        <w:t>uniquely identify each one and filer the number of problems currently being viewed</w:t>
      </w:r>
      <w:r w:rsidR="0048238C" w:rsidRPr="002C2EE6">
        <w:t xml:space="preserve">. </w:t>
      </w:r>
      <w:r w:rsidR="0048238C">
        <w:t>The</w:t>
      </w:r>
      <w:r w:rsidR="0048238C" w:rsidRPr="002C2EE6">
        <w:t xml:space="preserve"> </w:t>
      </w:r>
      <w:r w:rsidR="0048238C">
        <w:t xml:space="preserve">query type </w:t>
      </w:r>
      <w:r w:rsidR="0048238C" w:rsidRPr="002C2EE6">
        <w:t>will be shown and next to it the sub</w:t>
      </w:r>
      <w:r w:rsidR="0048238C">
        <w:t xml:space="preserve"> </w:t>
      </w:r>
      <w:r w:rsidR="0048238C" w:rsidRPr="002C2EE6">
        <w:t xml:space="preserve">problem will be shown. The main problem will be used </w:t>
      </w:r>
      <w:r w:rsidR="0048238C">
        <w:t>as a filter</w:t>
      </w:r>
      <w:r w:rsidR="0048238C" w:rsidRPr="002C2EE6">
        <w:t xml:space="preserve"> for specialist</w:t>
      </w:r>
      <w:r w:rsidR="0048238C">
        <w:t>s,</w:t>
      </w:r>
      <w:r w:rsidR="0048238C" w:rsidRPr="002C2EE6">
        <w:t xml:space="preserve"> so they only see jobs which could be assigned to them or are associated to them. Instead of the username it will also have the</w:t>
      </w:r>
      <w:r w:rsidR="0048238C">
        <w:t xml:space="preserve"> full</w:t>
      </w:r>
      <w:r w:rsidR="0048238C" w:rsidRPr="002C2EE6">
        <w:t xml:space="preserve"> name of the </w:t>
      </w:r>
      <w:r w:rsidR="0048238C">
        <w:t>reporter of the problem</w:t>
      </w:r>
      <w:r w:rsidR="0048238C" w:rsidRPr="002C2EE6">
        <w:t>, so they can be found within the company</w:t>
      </w:r>
      <w:r w:rsidR="0048238C">
        <w:t xml:space="preserve"> and/or their communication details can be obtained.</w:t>
      </w:r>
      <w:r w:rsidR="0048238C" w:rsidRPr="002C2EE6">
        <w:t xml:space="preserve"> The next </w:t>
      </w:r>
      <w:r w:rsidR="0048238C">
        <w:t>section</w:t>
      </w:r>
      <w:r w:rsidR="0048238C" w:rsidRPr="002C2EE6">
        <w:t xml:space="preserve"> will include reasons for the call </w:t>
      </w:r>
      <w:r w:rsidR="0048238C">
        <w:t xml:space="preserve">as well as </w:t>
      </w:r>
      <w:r w:rsidR="0048238C" w:rsidRPr="002C2EE6">
        <w:t>notes</w:t>
      </w:r>
      <w:r w:rsidR="0048238C">
        <w:t>,</w:t>
      </w:r>
      <w:r w:rsidR="0048238C" w:rsidRPr="002C2EE6">
        <w:t xml:space="preserve"> which will be </w:t>
      </w:r>
      <w:r w:rsidR="0048238C">
        <w:t>editable</w:t>
      </w:r>
      <w:r w:rsidR="0048238C" w:rsidRPr="002C2EE6">
        <w:t xml:space="preserve"> to allow </w:t>
      </w:r>
      <w:r w:rsidR="0048238C">
        <w:t xml:space="preserve">for </w:t>
      </w:r>
      <w:r w:rsidR="0048238C" w:rsidRPr="002C2EE6">
        <w:t xml:space="preserve">the helpdesk operator to add more </w:t>
      </w:r>
      <w:r w:rsidR="0048238C">
        <w:t xml:space="preserve">detail and to </w:t>
      </w:r>
      <w:r w:rsidR="0048238C" w:rsidRPr="002C2EE6">
        <w:t xml:space="preserve">help the specialist </w:t>
      </w:r>
      <w:r w:rsidR="0048238C">
        <w:t>understand the problem properly and give a solution</w:t>
      </w:r>
      <w:r w:rsidR="0048238C" w:rsidRPr="002C2EE6">
        <w:t>. One of the last columns will have the time the job has been live for</w:t>
      </w:r>
      <w:r w:rsidR="0048238C">
        <w:t>,</w:t>
      </w:r>
      <w:r w:rsidR="0048238C" w:rsidRPr="002C2EE6">
        <w:t xml:space="preserve"> so the specialist can see how </w:t>
      </w:r>
      <w:r w:rsidR="0048238C">
        <w:t>they are progressing</w:t>
      </w:r>
      <w:r w:rsidR="0048238C" w:rsidRPr="002C2EE6">
        <w:t xml:space="preserve">. The final </w:t>
      </w:r>
      <w:r w:rsidR="0048238C">
        <w:t>section</w:t>
      </w:r>
      <w:r w:rsidR="0048238C" w:rsidRPr="002C2EE6">
        <w:t xml:space="preserve"> will include the date and time which the problem was resolved, and this will also update the status to completed.</w:t>
      </w:r>
    </w:p>
    <w:p w14:paraId="2AB59342" w14:textId="7A640AEE" w:rsidR="0048238C" w:rsidRDefault="0048238C" w:rsidP="0048238C">
      <w:r>
        <w:t>S</w:t>
      </w:r>
      <w:r w:rsidRPr="002C2EE6">
        <w:t>pecialist</w:t>
      </w:r>
      <w:r>
        <w:t>s</w:t>
      </w:r>
      <w:r w:rsidRPr="002C2EE6">
        <w:t xml:space="preserve"> will also be able to have their own specialised view where they can see</w:t>
      </w:r>
      <w:r>
        <w:t xml:space="preserve"> </w:t>
      </w:r>
      <w:r w:rsidRPr="002C2EE6">
        <w:t>jobs assigned to them by the operator. This can be done by filtering using their name</w:t>
      </w:r>
      <w:r>
        <w:t xml:space="preserve">, which can be sorted </w:t>
      </w:r>
      <w:r>
        <w:t xml:space="preserve">in </w:t>
      </w:r>
      <w:r>
        <w:t xml:space="preserve">many ways such as alphabetic </w:t>
      </w:r>
      <w:r>
        <w:t>order</w:t>
      </w:r>
      <w:r w:rsidR="00935441">
        <w:t>. I</w:t>
      </w:r>
      <w:r w:rsidRPr="002C2EE6">
        <w:t xml:space="preserve">t will enable them to </w:t>
      </w:r>
      <w:r>
        <w:t xml:space="preserve">see </w:t>
      </w:r>
      <w:r w:rsidRPr="002C2EE6">
        <w:t xml:space="preserve">how many jobs are allocated to them or other people </w:t>
      </w:r>
      <w:r w:rsidRPr="002C2EE6">
        <w:lastRenderedPageBreak/>
        <w:t xml:space="preserve">within their specialist group. Overall the layout will be </w:t>
      </w:r>
      <w:r>
        <w:t>inspired by the</w:t>
      </w:r>
      <w:r w:rsidRPr="002C2EE6">
        <w:t xml:space="preserve"> screenshot below</w:t>
      </w:r>
      <w:r>
        <w:t xml:space="preserve"> especially the query page, as this is the main page</w:t>
      </w:r>
      <w:r w:rsidRPr="002C2EE6">
        <w:t xml:space="preserve"> with some altercations </w:t>
      </w:r>
      <w:r>
        <w:t>which are highlighted around the diagram. We felt that this layout would be easy to adapt to, and the information on each query is displayed conveniently. The colour scheme will be red as it will help key information stand out on white backgrounds as red is seen a warning/caution, so people will make sure to notice it and its good in testing environments.</w:t>
      </w:r>
      <w:sdt>
        <w:sdtPr>
          <w:id w:val="-1905435992"/>
          <w:citation/>
        </w:sdtPr>
        <w:sdtContent>
          <w:r>
            <w:fldChar w:fldCharType="begin"/>
          </w:r>
          <w:r>
            <w:instrText xml:space="preserve">CITATION Nei18 \l 2057 </w:instrText>
          </w:r>
          <w:r>
            <w:fldChar w:fldCharType="separate"/>
          </w:r>
          <w:r>
            <w:rPr>
              <w:noProof/>
            </w:rPr>
            <w:t xml:space="preserve"> (Patel, 2018)</w:t>
          </w:r>
          <w:r>
            <w:fldChar w:fldCharType="end"/>
          </w:r>
        </w:sdtContent>
      </w:sdt>
    </w:p>
    <w:p w14:paraId="234D0CA6" w14:textId="224CC5A2" w:rsidR="00935441" w:rsidRDefault="00BE0B7C" w:rsidP="0048238C">
      <w:r>
        <w:rPr>
          <w:noProof/>
          <w:sz w:val="24"/>
          <w:szCs w:val="24"/>
        </w:rPr>
        <mc:AlternateContent>
          <mc:Choice Requires="wpg">
            <w:drawing>
              <wp:anchor distT="0" distB="0" distL="114300" distR="114300" simplePos="0" relativeHeight="251718656" behindDoc="0" locked="0" layoutInCell="1" allowOverlap="1" wp14:anchorId="57B1C17A" wp14:editId="75A14742">
                <wp:simplePos x="0" y="0"/>
                <wp:positionH relativeFrom="page">
                  <wp:posOffset>382772</wp:posOffset>
                </wp:positionH>
                <wp:positionV relativeFrom="paragraph">
                  <wp:posOffset>389019</wp:posOffset>
                </wp:positionV>
                <wp:extent cx="7367905" cy="4922329"/>
                <wp:effectExtent l="0" t="0" r="23495" b="12065"/>
                <wp:wrapNone/>
                <wp:docPr id="19" name="Group 19"/>
                <wp:cNvGraphicFramePr/>
                <a:graphic xmlns:a="http://schemas.openxmlformats.org/drawingml/2006/main">
                  <a:graphicData uri="http://schemas.microsoft.com/office/word/2010/wordprocessingGroup">
                    <wpg:wgp>
                      <wpg:cNvGrpSpPr/>
                      <wpg:grpSpPr>
                        <a:xfrm>
                          <a:off x="0" y="0"/>
                          <a:ext cx="7367905" cy="4922329"/>
                          <a:chOff x="0" y="0"/>
                          <a:chExt cx="6492534" cy="4715738"/>
                        </a:xfrm>
                      </wpg:grpSpPr>
                      <pic:pic xmlns:pic="http://schemas.openxmlformats.org/drawingml/2006/picture">
                        <pic:nvPicPr>
                          <pic:cNvPr id="1" name="Picture 1"/>
                          <pic:cNvPicPr>
                            <a:picLocks noChangeAspect="1"/>
                          </pic:cNvPicPr>
                        </pic:nvPicPr>
                        <pic:blipFill rotWithShape="1">
                          <a:blip r:embed="rId8" cstate="print">
                            <a:extLst>
                              <a:ext uri="{28A0092B-C50C-407E-A947-70E740481C1C}">
                                <a14:useLocalDpi xmlns:a14="http://schemas.microsoft.com/office/drawing/2010/main" val="0"/>
                              </a:ext>
                            </a:extLst>
                          </a:blip>
                          <a:srcRect l="8219" t="19088" r="9468" b="7299"/>
                          <a:stretch/>
                        </pic:blipFill>
                        <pic:spPr bwMode="auto">
                          <a:xfrm>
                            <a:off x="1276065" y="998905"/>
                            <a:ext cx="4646930" cy="2736215"/>
                          </a:xfrm>
                          <a:prstGeom prst="rect">
                            <a:avLst/>
                          </a:prstGeom>
                          <a:ln>
                            <a:noFill/>
                          </a:ln>
                          <a:extLst>
                            <a:ext uri="{53640926-AAD7-44D8-BBD7-CCE9431645EC}">
                              <a14:shadowObscured xmlns:a14="http://schemas.microsoft.com/office/drawing/2010/main"/>
                            </a:ext>
                          </a:extLst>
                        </pic:spPr>
                      </pic:pic>
                      <wps:wsp>
                        <wps:cNvPr id="2" name="Straight Connector 2"/>
                        <wps:cNvCnPr/>
                        <wps:spPr>
                          <a:xfrm flipV="1">
                            <a:off x="1725237" y="539874"/>
                            <a:ext cx="0" cy="722573"/>
                          </a:xfrm>
                          <a:prstGeom prst="line">
                            <a:avLst/>
                          </a:prstGeom>
                          <a:ln w="9525" cap="flat" cmpd="sng" algn="ctr">
                            <a:solidFill>
                              <a:schemeClr val="accent5"/>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3" name="Text Box 3"/>
                        <wps:cNvSpPr txBox="1"/>
                        <wps:spPr>
                          <a:xfrm>
                            <a:off x="622548" y="0"/>
                            <a:ext cx="1832097" cy="458332"/>
                          </a:xfrm>
                          <a:prstGeom prst="rect">
                            <a:avLst/>
                          </a:prstGeom>
                          <a:solidFill>
                            <a:sysClr val="window" lastClr="FFFFFF"/>
                          </a:solidFill>
                          <a:ln w="6350">
                            <a:solidFill>
                              <a:prstClr val="black"/>
                            </a:solidFill>
                          </a:ln>
                        </wps:spPr>
                        <wps:txbx>
                          <w:txbxContent>
                            <w:p w14:paraId="549F4811" w14:textId="77777777" w:rsidR="00935441" w:rsidRDefault="00935441" w:rsidP="00935441">
                              <w:r>
                                <w:t>The status lets users known if</w:t>
                              </w:r>
                              <w:del w:id="0" w:author="Stefan Dupey-Whyte" w:date="2018-11-07T16:10:00Z">
                                <w:r w:rsidDel="00F466D4">
                                  <w:delText xml:space="preserve"> it’s</w:delText>
                                </w:r>
                              </w:del>
                              <w:r>
                                <w:t xml:space="preserve"> been assigned to an agent or not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 name="Straight Connector 4"/>
                        <wps:cNvCnPr/>
                        <wps:spPr>
                          <a:xfrm flipV="1">
                            <a:off x="2027262" y="763886"/>
                            <a:ext cx="193161" cy="570283"/>
                          </a:xfrm>
                          <a:prstGeom prst="line">
                            <a:avLst/>
                          </a:prstGeom>
                          <a:ln w="9525" cap="flat" cmpd="sng" algn="ctr">
                            <a:solidFill>
                              <a:schemeClr val="accent5"/>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5" name="Text Box 5"/>
                        <wps:cNvSpPr txBox="1"/>
                        <wps:spPr>
                          <a:xfrm>
                            <a:off x="2255542" y="485311"/>
                            <a:ext cx="989606" cy="340367"/>
                          </a:xfrm>
                          <a:prstGeom prst="rect">
                            <a:avLst/>
                          </a:prstGeom>
                          <a:solidFill>
                            <a:sysClr val="window" lastClr="FFFFFF"/>
                          </a:solidFill>
                          <a:ln w="6350">
                            <a:solidFill>
                              <a:prstClr val="black"/>
                            </a:solidFill>
                          </a:ln>
                        </wps:spPr>
                        <wps:txbx>
                          <w:txbxContent>
                            <w:p w14:paraId="7D9C8878" w14:textId="77777777" w:rsidR="00935441" w:rsidRDefault="00935441" w:rsidP="00935441">
                              <w:r>
                                <w:t>Unique number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Straight Connector 6"/>
                        <wps:cNvCnPr/>
                        <wps:spPr>
                          <a:xfrm flipV="1">
                            <a:off x="2757986" y="485333"/>
                            <a:ext cx="982580" cy="713098"/>
                          </a:xfrm>
                          <a:prstGeom prst="line">
                            <a:avLst/>
                          </a:prstGeom>
                          <a:ln w="9525" cap="flat" cmpd="sng" algn="ctr">
                            <a:solidFill>
                              <a:schemeClr val="accent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7" name="Text Box 7"/>
                        <wps:cNvSpPr txBox="1"/>
                        <wps:spPr>
                          <a:xfrm>
                            <a:off x="3003745" y="95443"/>
                            <a:ext cx="1605562" cy="322148"/>
                          </a:xfrm>
                          <a:prstGeom prst="rect">
                            <a:avLst/>
                          </a:prstGeom>
                          <a:solidFill>
                            <a:sysClr val="window" lastClr="FFFFFF"/>
                          </a:solidFill>
                          <a:ln w="6350">
                            <a:solidFill>
                              <a:prstClr val="black"/>
                            </a:solidFill>
                          </a:ln>
                        </wps:spPr>
                        <wps:txbx>
                          <w:txbxContent>
                            <w:p w14:paraId="792C588E" w14:textId="77777777" w:rsidR="00935441" w:rsidRDefault="00935441" w:rsidP="00935441">
                              <w:r>
                                <w:t>Subject of the conversation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Text Box 10"/>
                        <wps:cNvSpPr txBox="1"/>
                        <wps:spPr>
                          <a:xfrm>
                            <a:off x="1238514" y="3771683"/>
                            <a:ext cx="2157435" cy="683022"/>
                          </a:xfrm>
                          <a:prstGeom prst="rect">
                            <a:avLst/>
                          </a:prstGeom>
                          <a:solidFill>
                            <a:sysClr val="window" lastClr="FFFFFF"/>
                          </a:solidFill>
                          <a:ln w="6350">
                            <a:solidFill>
                              <a:prstClr val="black"/>
                            </a:solidFill>
                          </a:ln>
                        </wps:spPr>
                        <wps:txbx>
                          <w:txbxContent>
                            <w:p w14:paraId="354E2E42" w14:textId="77777777" w:rsidR="00935441" w:rsidRDefault="00935441" w:rsidP="00935441">
                              <w:r>
                                <w:t>The left column includes the user who started the subject and the right includes the number of replies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Text Box 12"/>
                        <wps:cNvSpPr txBox="1"/>
                        <wps:spPr>
                          <a:xfrm>
                            <a:off x="3532056" y="3952212"/>
                            <a:ext cx="1705106" cy="763526"/>
                          </a:xfrm>
                          <a:prstGeom prst="rect">
                            <a:avLst/>
                          </a:prstGeom>
                          <a:solidFill>
                            <a:sysClr val="window" lastClr="FFFFFF"/>
                          </a:solidFill>
                          <a:ln w="6350">
                            <a:solidFill>
                              <a:prstClr val="black"/>
                            </a:solidFill>
                          </a:ln>
                        </wps:spPr>
                        <wps:txbx>
                          <w:txbxContent>
                            <w:p w14:paraId="13515865" w14:textId="77777777" w:rsidR="00935441" w:rsidRDefault="00935441" w:rsidP="00935441">
                              <w:r>
                                <w:t>This section includes when the post was created so let’s people know how long it’s been live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Straight Connector 13"/>
                        <wps:cNvCnPr/>
                        <wps:spPr>
                          <a:xfrm flipV="1">
                            <a:off x="5162797" y="791771"/>
                            <a:ext cx="143302" cy="470658"/>
                          </a:xfrm>
                          <a:prstGeom prst="line">
                            <a:avLst/>
                          </a:prstGeom>
                          <a:ln w="9525" cap="flat" cmpd="sng" algn="ctr">
                            <a:solidFill>
                              <a:schemeClr val="accent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4" name="Text Box 14"/>
                        <wps:cNvSpPr txBox="1"/>
                        <wps:spPr>
                          <a:xfrm>
                            <a:off x="4772661" y="237121"/>
                            <a:ext cx="1367230" cy="588549"/>
                          </a:xfrm>
                          <a:prstGeom prst="rect">
                            <a:avLst/>
                          </a:prstGeom>
                          <a:solidFill>
                            <a:sysClr val="window" lastClr="FFFFFF"/>
                          </a:solidFill>
                          <a:ln w="6350">
                            <a:solidFill>
                              <a:prstClr val="black"/>
                            </a:solidFill>
                          </a:ln>
                        </wps:spPr>
                        <wps:txbx>
                          <w:txbxContent>
                            <w:p w14:paraId="32B8D9EF" w14:textId="77777777" w:rsidR="00935441" w:rsidRDefault="00935441" w:rsidP="00935441">
                              <w:r>
                                <w:t xml:space="preserve">Will include the last time it was updated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Text Box 16"/>
                        <wps:cNvSpPr txBox="1"/>
                        <wps:spPr>
                          <a:xfrm>
                            <a:off x="5380213" y="3654599"/>
                            <a:ext cx="1112321" cy="908095"/>
                          </a:xfrm>
                          <a:prstGeom prst="rect">
                            <a:avLst/>
                          </a:prstGeom>
                          <a:solidFill>
                            <a:sysClr val="window" lastClr="FFFFFF"/>
                          </a:solidFill>
                          <a:ln w="6350">
                            <a:solidFill>
                              <a:prstClr val="black"/>
                            </a:solidFill>
                          </a:ln>
                        </wps:spPr>
                        <wps:txbx>
                          <w:txbxContent>
                            <w:p w14:paraId="788D64FC" w14:textId="77777777" w:rsidR="00935441" w:rsidRDefault="00935441" w:rsidP="00935441">
                              <w:r>
                                <w:t>Will include date and time of when the problem was resolved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 name="Straight Connector 17"/>
                        <wps:cNvCnPr/>
                        <wps:spPr>
                          <a:xfrm flipH="1">
                            <a:off x="655092" y="1262418"/>
                            <a:ext cx="825690" cy="313899"/>
                          </a:xfrm>
                          <a:prstGeom prst="line">
                            <a:avLst/>
                          </a:prstGeom>
                          <a:ln w="9525" cap="flat" cmpd="sng" algn="ctr">
                            <a:solidFill>
                              <a:schemeClr val="accent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8" name="Text Box 18"/>
                        <wps:cNvSpPr txBox="1"/>
                        <wps:spPr>
                          <a:xfrm>
                            <a:off x="0" y="1610146"/>
                            <a:ext cx="1119116" cy="1414846"/>
                          </a:xfrm>
                          <a:prstGeom prst="rect">
                            <a:avLst/>
                          </a:prstGeom>
                          <a:solidFill>
                            <a:sysClr val="window" lastClr="FFFFFF"/>
                          </a:solidFill>
                          <a:ln w="6350">
                            <a:solidFill>
                              <a:prstClr val="black"/>
                            </a:solidFill>
                          </a:ln>
                        </wps:spPr>
                        <wps:txbx>
                          <w:txbxContent>
                            <w:p w14:paraId="63681C78" w14:textId="77777777" w:rsidR="00935441" w:rsidRDefault="00935441" w:rsidP="00935441">
                              <w:r>
                                <w:t>Will allow user to search system according to particular parameters in order to filter down results.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7B1C17A" id="Group 19" o:spid="_x0000_s1026" style="position:absolute;margin-left:30.15pt;margin-top:30.65pt;width:580.15pt;height:387.6pt;z-index:251718656;mso-position-horizontal-relative:page;mso-width-relative:margin;mso-height-relative:margin" coordsize="64925,471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12760;top:9989;width:46469;height:273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">
                  <v:imagedata r:id="rId9" o:title="" croptop="12510f" cropbottom="4783f" cropleft="5386f" cropright="6205f"/>
                </v:shape>
                <v:line id="Straight Connector 2" o:spid="_x0000_s1028" style="position:absolute;flip:y;visibility:visible;mso-wrap-style:square" from="17252,5398" to="17252,12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" strokecolor="#5b9bd5 [3208]">
                  <v:stroke endarrow="open"/>
                </v:line>
                <v:shapetype id="_x0000_t202" coordsize="21600,21600" o:spt="202" path="m,l,21600r21600,l21600,xe">
                  <v:stroke joinstyle="miter"/>
                  <v:path gradientshapeok="t" o:connecttype="rect"/>
                </v:shapetype>
                <v:shape id="Text Box 3" o:spid="_x0000_s1029" type="#_x0000_t202" style="position:absolute;left:6225;width:18321;height:4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" fillcolor="window" strokeweight=".5pt">
                  <v:textbox>
                    <w:txbxContent>
                      <w:p w14:paraId="549F4811" w14:textId="77777777" w:rsidR="00935441" w:rsidRDefault="00935441" w:rsidP="00935441">
                        <w:r>
                          <w:t>The status lets users known if</w:t>
                        </w:r>
                        <w:del w:id="1" w:author="Stefan Dupey-Whyte" w:date="2018-11-07T16:10:00Z">
                          <w:r w:rsidDel="00F466D4">
                            <w:delText xml:space="preserve"> it’s</w:delText>
                          </w:r>
                        </w:del>
                        <w:r>
                          <w:t xml:space="preserve"> been assigned to an agent or not</w:t>
                        </w:r>
                      </w:p>
                    </w:txbxContent>
                  </v:textbox>
                </v:shape>
                <v:line id="Straight Connector 4" o:spid="_x0000_s1030" style="position:absolute;flip:y;visibility:visible;mso-wrap-style:square" from="20272,7638" to="22204,13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" strokecolor="#5b9bd5 [3208]">
                  <v:stroke endarrow="open"/>
                </v:line>
                <v:shape id="Text Box 5" o:spid="_x0000_s1031" type="#_x0000_t202" style="position:absolute;left:22555;top:4853;width:9896;height:3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" fillcolor="window" strokeweight=".5pt">
                  <v:textbox>
                    <w:txbxContent>
                      <w:p w14:paraId="7D9C8878" w14:textId="77777777" w:rsidR="00935441" w:rsidRDefault="00935441" w:rsidP="00935441">
                        <w:r>
                          <w:t>Unique number</w:t>
                        </w:r>
                      </w:p>
                    </w:txbxContent>
                  </v:textbox>
                </v:shape>
                <v:line id="Straight Connector 6" o:spid="_x0000_s1032" style="position:absolute;flip:y;visibility:visible;mso-wrap-style:square" from="27579,4853" to="37405,11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" strokecolor="#4472c4 [3204]">
                  <v:stroke endarrow="open"/>
                </v:line>
                <v:shape id="Text Box 7" o:spid="_x0000_s1033" type="#_x0000_t202" style="position:absolute;left:30037;top:954;width:16056;height:3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" fillcolor="window" strokeweight=".5pt">
                  <v:textbox>
                    <w:txbxContent>
                      <w:p w14:paraId="792C588E" w14:textId="77777777" w:rsidR="00935441" w:rsidRDefault="00935441" w:rsidP="00935441">
                        <w:r>
                          <w:t>Subject of the conversation</w:t>
                        </w:r>
                      </w:p>
                    </w:txbxContent>
                  </v:textbox>
                </v:shape>
                <v:shape id="Text Box 10" o:spid="_x0000_s1034" type="#_x0000_t202" style="position:absolute;left:12385;top:37716;width:21574;height:68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" fillcolor="window" strokeweight=".5pt">
                  <v:textbox>
                    <w:txbxContent>
                      <w:p w14:paraId="354E2E42" w14:textId="77777777" w:rsidR="00935441" w:rsidRDefault="00935441" w:rsidP="00935441">
                        <w:r>
                          <w:t>The left column includes the user who started the subject and the right includes the number of replies</w:t>
                        </w:r>
                      </w:p>
                    </w:txbxContent>
                  </v:textbox>
                </v:shape>
                <v:shape id="Text Box 12" o:spid="_x0000_s1035" type="#_x0000_t202" style="position:absolute;left:35320;top:39522;width:17051;height:7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" fillcolor="window" strokeweight=".5pt">
                  <v:textbox>
                    <w:txbxContent>
                      <w:p w14:paraId="13515865" w14:textId="77777777" w:rsidR="00935441" w:rsidRDefault="00935441" w:rsidP="00935441">
                        <w:r>
                          <w:t>This section includes when the post was created so let’s people know how long it’s been live</w:t>
                        </w:r>
                      </w:p>
                    </w:txbxContent>
                  </v:textbox>
                </v:shape>
                <v:line id="Straight Connector 13" o:spid="_x0000_s1036" style="position:absolute;flip:y;visibility:visible;mso-wrap-style:square" from="51627,7917" to="53060,12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" strokecolor="#4472c4 [3204]">
                  <v:stroke endarrow="open"/>
                </v:line>
                <v:shape id="Text Box 14" o:spid="_x0000_s1037" type="#_x0000_t202" style="position:absolute;left:47726;top:2371;width:13672;height:5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" fillcolor="window" strokeweight=".5pt">
                  <v:textbox>
                    <w:txbxContent>
                      <w:p w14:paraId="32B8D9EF" w14:textId="77777777" w:rsidR="00935441" w:rsidRDefault="00935441" w:rsidP="00935441">
                        <w:r>
                          <w:t xml:space="preserve">Will include the last time it was updated </w:t>
                        </w:r>
                      </w:p>
                    </w:txbxContent>
                  </v:textbox>
                </v:shape>
                <v:shape id="Text Box 16" o:spid="_x0000_s1038" type="#_x0000_t202" style="position:absolute;left:53802;top:36545;width:11123;height:9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" fillcolor="window" strokeweight=".5pt">
                  <v:textbox>
                    <w:txbxContent>
                      <w:p w14:paraId="788D64FC" w14:textId="77777777" w:rsidR="00935441" w:rsidRDefault="00935441" w:rsidP="00935441">
                        <w:r>
                          <w:t>Will include date and time of when the problem was resolved</w:t>
                        </w:r>
                      </w:p>
                    </w:txbxContent>
                  </v:textbox>
                </v:shape>
                <v:line id="Straight Connector 17" o:spid="_x0000_s1039" style="position:absolute;flip:x;visibility:visible;mso-wrap-style:square" from="6550,12624" to="14807,15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" strokecolor="#4472c4 [3204]">
                  <v:stroke endarrow="open"/>
                </v:line>
                <v:shape id="Text Box 18" o:spid="_x0000_s1040" type="#_x0000_t202" style="position:absolute;top:16101;width:11191;height:14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" fillcolor="window" strokeweight=".5pt">
                  <v:textbox>
                    <w:txbxContent>
                      <w:p w14:paraId="63681C78" w14:textId="77777777" w:rsidR="00935441" w:rsidRDefault="00935441" w:rsidP="00935441">
                        <w:r>
                          <w:t>Will allow user to search system according to particular parameters in order to filter down results.</w:t>
                        </w:r>
                      </w:p>
                    </w:txbxContent>
                  </v:textbox>
                </v:shape>
                <w10:wrap anchorx="page"/>
              </v:group>
            </w:pict>
          </mc:Fallback>
        </mc:AlternateContent>
      </w:r>
    </w:p>
    <w:p w14:paraId="23E25AFD" w14:textId="77A22405" w:rsidR="00935441" w:rsidRDefault="00935441" w:rsidP="0048238C"/>
    <w:p w14:paraId="22C134FB" w14:textId="3285E701" w:rsidR="002C2EE6" w:rsidRDefault="002C2EE6" w:rsidP="00A81376"/>
    <w:p w14:paraId="7A121288" w14:textId="1953F376" w:rsidR="002C2EE6" w:rsidRPr="002C2EE6" w:rsidRDefault="002C2EE6" w:rsidP="00A81376"/>
    <w:p w14:paraId="6875685F" w14:textId="4AEC75DD" w:rsidR="002C2EE6" w:rsidRDefault="002C2EE6" w:rsidP="00A81376">
      <w:pPr>
        <w:rPr>
          <w:sz w:val="24"/>
          <w:szCs w:val="24"/>
        </w:rPr>
      </w:pPr>
    </w:p>
    <w:p w14:paraId="2069185A" w14:textId="25F1298B" w:rsidR="0041468C" w:rsidRDefault="0041468C" w:rsidP="00A81376">
      <w:pPr>
        <w:rPr>
          <w:sz w:val="24"/>
          <w:szCs w:val="24"/>
        </w:rPr>
      </w:pPr>
    </w:p>
    <w:p w14:paraId="2FD36E9F" w14:textId="5D479B48" w:rsidR="00935441" w:rsidRDefault="00935441" w:rsidP="00A81376">
      <w:pPr>
        <w:rPr>
          <w:sz w:val="24"/>
          <w:szCs w:val="24"/>
        </w:rPr>
      </w:pPr>
    </w:p>
    <w:p w14:paraId="1F1D0AFA" w14:textId="383AC8ED" w:rsidR="00935441" w:rsidRDefault="00935441" w:rsidP="00A81376">
      <w:pPr>
        <w:rPr>
          <w:sz w:val="24"/>
          <w:szCs w:val="24"/>
        </w:rPr>
      </w:pPr>
    </w:p>
    <w:p w14:paraId="423AF71A" w14:textId="6B267377" w:rsidR="00935441" w:rsidRDefault="00935441" w:rsidP="00A81376">
      <w:pPr>
        <w:rPr>
          <w:sz w:val="24"/>
          <w:szCs w:val="24"/>
        </w:rPr>
      </w:pPr>
    </w:p>
    <w:p w14:paraId="3D287FF6" w14:textId="55C1D137" w:rsidR="00935441" w:rsidRDefault="00935441" w:rsidP="00A81376">
      <w:pPr>
        <w:rPr>
          <w:sz w:val="24"/>
          <w:szCs w:val="24"/>
        </w:rPr>
      </w:pPr>
    </w:p>
    <w:p w14:paraId="07840473" w14:textId="6EAB5E9B" w:rsidR="00935441" w:rsidRDefault="00935441" w:rsidP="00A81376">
      <w:pPr>
        <w:rPr>
          <w:sz w:val="24"/>
          <w:szCs w:val="24"/>
        </w:rPr>
      </w:pPr>
    </w:p>
    <w:p w14:paraId="3F594E4E" w14:textId="601DD2B0" w:rsidR="00935441" w:rsidRDefault="00935441" w:rsidP="00A81376">
      <w:pPr>
        <w:rPr>
          <w:sz w:val="24"/>
          <w:szCs w:val="24"/>
        </w:rPr>
      </w:pPr>
    </w:p>
    <w:p w14:paraId="7328874C" w14:textId="74DB54E2" w:rsidR="00935441" w:rsidRDefault="00935441" w:rsidP="00A81376">
      <w:pPr>
        <w:rPr>
          <w:sz w:val="24"/>
          <w:szCs w:val="24"/>
        </w:rPr>
      </w:pPr>
    </w:p>
    <w:p w14:paraId="1D54600F" w14:textId="48F5DFF6" w:rsidR="00935441" w:rsidRDefault="00935441" w:rsidP="00A81376">
      <w:pPr>
        <w:rPr>
          <w:sz w:val="24"/>
          <w:szCs w:val="24"/>
        </w:rPr>
      </w:pPr>
    </w:p>
    <w:p w14:paraId="1B9DC945" w14:textId="523062F1" w:rsidR="00935441" w:rsidRDefault="00BE0B7C" w:rsidP="00A81376">
      <w:pPr>
        <w:rPr>
          <w:sz w:val="24"/>
          <w:szCs w:val="24"/>
        </w:rPr>
      </w:pPr>
      <w:bookmarkStart w:id="2" w:name="_GoBack"/>
      <w:r>
        <w:rPr>
          <w:noProof/>
          <w:sz w:val="24"/>
          <w:szCs w:val="24"/>
        </w:rPr>
        <mc:AlternateContent>
          <mc:Choice Requires="wps">
            <w:drawing>
              <wp:anchor distT="0" distB="0" distL="114300" distR="114300" simplePos="0" relativeHeight="251722752" behindDoc="0" locked="0" layoutInCell="1" allowOverlap="1" wp14:anchorId="25508734" wp14:editId="535C734E">
                <wp:simplePos x="0" y="0"/>
                <wp:positionH relativeFrom="column">
                  <wp:posOffset>5156791</wp:posOffset>
                </wp:positionH>
                <wp:positionV relativeFrom="paragraph">
                  <wp:posOffset>103667</wp:posOffset>
                </wp:positionV>
                <wp:extent cx="417194" cy="191386"/>
                <wp:effectExtent l="38100" t="38100" r="21590" b="18415"/>
                <wp:wrapNone/>
                <wp:docPr id="72" name="Straight Arrow Connector 72"/>
                <wp:cNvGraphicFramePr/>
                <a:graphic xmlns:a="http://schemas.openxmlformats.org/drawingml/2006/main">
                  <a:graphicData uri="http://schemas.microsoft.com/office/word/2010/wordprocessingShape">
                    <wps:wsp>
                      <wps:cNvCnPr/>
                      <wps:spPr>
                        <a:xfrm flipH="1" flipV="1">
                          <a:off x="0" y="0"/>
                          <a:ext cx="417194" cy="1913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9A049DC" id="_x0000_t32" coordsize="21600,21600" o:spt="32" o:oned="t" path="m,l21600,21600e" filled="f">
                <v:path arrowok="t" fillok="f" o:connecttype="none"/>
                <o:lock v:ext="edit" shapetype="t"/>
              </v:shapetype>
              <v:shape id="Straight Arrow Connector 72" o:spid="_x0000_s1026" type="#_x0000_t32" style="position:absolute;margin-left:406.05pt;margin-top:8.15pt;width:32.85pt;height:15.05pt;flip:x y;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" strokecolor="#4472c4 [3204]" strokeweight=".5pt">
                <v:stroke endarrow="block" joinstyle="miter"/>
              </v:shape>
            </w:pict>
          </mc:Fallback>
        </mc:AlternateContent>
      </w:r>
      <w:bookmarkEnd w:id="2"/>
      <w:r>
        <w:rPr>
          <w:noProof/>
          <w:sz w:val="24"/>
          <w:szCs w:val="24"/>
        </w:rPr>
        <mc:AlternateContent>
          <mc:Choice Requires="wps">
            <w:drawing>
              <wp:anchor distT="0" distB="0" distL="114300" distR="114300" simplePos="0" relativeHeight="251721728" behindDoc="0" locked="0" layoutInCell="1" allowOverlap="1" wp14:anchorId="2D9165F7" wp14:editId="5476C1AD">
                <wp:simplePos x="0" y="0"/>
                <wp:positionH relativeFrom="column">
                  <wp:posOffset>4529470</wp:posOffset>
                </wp:positionH>
                <wp:positionV relativeFrom="paragraph">
                  <wp:posOffset>71770</wp:posOffset>
                </wp:positionV>
                <wp:extent cx="74428" cy="287079"/>
                <wp:effectExtent l="0" t="38100" r="59055" b="17780"/>
                <wp:wrapNone/>
                <wp:docPr id="71" name="Straight Arrow Connector 71"/>
                <wp:cNvGraphicFramePr/>
                <a:graphic xmlns:a="http://schemas.openxmlformats.org/drawingml/2006/main">
                  <a:graphicData uri="http://schemas.microsoft.com/office/word/2010/wordprocessingShape">
                    <wps:wsp>
                      <wps:cNvCnPr/>
                      <wps:spPr>
                        <a:xfrm flipV="1">
                          <a:off x="0" y="0"/>
                          <a:ext cx="74428" cy="28707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ECFA8D" id="Straight Arrow Connector 71" o:spid="_x0000_s1026" type="#_x0000_t32" style="position:absolute;margin-left:356.65pt;margin-top:5.65pt;width:5.85pt;height:22.6pt;flip:y;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" strokecolor="#4472c4 [3204]" strokeweight=".5pt">
                <v:stroke endarrow="block" joinstyle="miter"/>
              </v:shape>
            </w:pict>
          </mc:Fallback>
        </mc:AlternateContent>
      </w:r>
      <w:r>
        <w:rPr>
          <w:noProof/>
          <w:sz w:val="24"/>
          <w:szCs w:val="24"/>
        </w:rPr>
        <mc:AlternateContent>
          <mc:Choice Requires="wps">
            <w:drawing>
              <wp:anchor distT="0" distB="0" distL="114300" distR="114300" simplePos="0" relativeHeight="251719680" behindDoc="0" locked="0" layoutInCell="1" allowOverlap="1" wp14:anchorId="6F8AD0E0" wp14:editId="439E3348">
                <wp:simplePos x="0" y="0"/>
                <wp:positionH relativeFrom="column">
                  <wp:posOffset>3349256</wp:posOffset>
                </wp:positionH>
                <wp:positionV relativeFrom="paragraph">
                  <wp:posOffset>29239</wp:posOffset>
                </wp:positionV>
                <wp:extent cx="675492" cy="180753"/>
                <wp:effectExtent l="0" t="57150" r="0" b="29210"/>
                <wp:wrapNone/>
                <wp:docPr id="69" name="Straight Arrow Connector 69"/>
                <wp:cNvGraphicFramePr/>
                <a:graphic xmlns:a="http://schemas.openxmlformats.org/drawingml/2006/main">
                  <a:graphicData uri="http://schemas.microsoft.com/office/word/2010/wordprocessingShape">
                    <wps:wsp>
                      <wps:cNvCnPr/>
                      <wps:spPr>
                        <a:xfrm flipV="1">
                          <a:off x="0" y="0"/>
                          <a:ext cx="675492" cy="1807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653DBD" id="Straight Arrow Connector 69" o:spid="_x0000_s1026" type="#_x0000_t32" style="position:absolute;margin-left:263.7pt;margin-top:2.3pt;width:53.2pt;height:14.25pt;flip: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" strokecolor="#4472c4 [3204]" strokeweight=".5pt">
                <v:stroke endarrow="block" joinstyle="miter"/>
              </v:shape>
            </w:pict>
          </mc:Fallback>
        </mc:AlternateContent>
      </w:r>
      <w:r>
        <w:rPr>
          <w:noProof/>
          <w:sz w:val="24"/>
          <w:szCs w:val="24"/>
        </w:rPr>
        <mc:AlternateContent>
          <mc:Choice Requires="wps">
            <w:drawing>
              <wp:anchor distT="0" distB="0" distL="114300" distR="114300" simplePos="0" relativeHeight="251720704" behindDoc="0" locked="0" layoutInCell="1" allowOverlap="1" wp14:anchorId="1741E639" wp14:editId="35D223D7">
                <wp:simplePos x="0" y="0"/>
                <wp:positionH relativeFrom="column">
                  <wp:posOffset>3317358</wp:posOffset>
                </wp:positionH>
                <wp:positionV relativeFrom="paragraph">
                  <wp:posOffset>71770</wp:posOffset>
                </wp:positionV>
                <wp:extent cx="244549" cy="127590"/>
                <wp:effectExtent l="0" t="38100" r="60325" b="25400"/>
                <wp:wrapNone/>
                <wp:docPr id="70" name="Straight Arrow Connector 70"/>
                <wp:cNvGraphicFramePr/>
                <a:graphic xmlns:a="http://schemas.openxmlformats.org/drawingml/2006/main">
                  <a:graphicData uri="http://schemas.microsoft.com/office/word/2010/wordprocessingShape">
                    <wps:wsp>
                      <wps:cNvCnPr/>
                      <wps:spPr>
                        <a:xfrm flipV="1">
                          <a:off x="0" y="0"/>
                          <a:ext cx="244549" cy="1275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43EE32" id="Straight Arrow Connector 70" o:spid="_x0000_s1026" type="#_x0000_t32" style="position:absolute;margin-left:261.2pt;margin-top:5.65pt;width:19.25pt;height:10.05pt;flip:y;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" strokecolor="#4472c4 [3204]" strokeweight=".5pt">
                <v:stroke endarrow="block" joinstyle="miter"/>
              </v:shape>
            </w:pict>
          </mc:Fallback>
        </mc:AlternateContent>
      </w:r>
    </w:p>
    <w:p w14:paraId="6E0D53EB" w14:textId="680D65F9" w:rsidR="0041468C" w:rsidRPr="00255F8A" w:rsidRDefault="0041468C" w:rsidP="00A81376">
      <w:pPr>
        <w:rPr>
          <w:sz w:val="24"/>
          <w:szCs w:val="24"/>
        </w:rPr>
      </w:pPr>
    </w:p>
    <w:p w14:paraId="333B6711" w14:textId="504D7D36" w:rsidR="00407222" w:rsidRDefault="00407222" w:rsidP="00A81376">
      <w:pPr>
        <w:rPr>
          <w:b/>
          <w:sz w:val="24"/>
          <w:szCs w:val="24"/>
          <w:u w:val="single"/>
        </w:rPr>
      </w:pPr>
    </w:p>
    <w:p w14:paraId="756FAA88" w14:textId="70D9CB53" w:rsidR="00C95010" w:rsidRDefault="00C95010" w:rsidP="00A81376">
      <w:pPr>
        <w:rPr>
          <w:sz w:val="24"/>
          <w:szCs w:val="24"/>
        </w:rPr>
      </w:pPr>
    </w:p>
    <w:p w14:paraId="6582AD4C" w14:textId="736C8C83" w:rsidR="00C95010" w:rsidRDefault="00C95010" w:rsidP="00A81376">
      <w:pPr>
        <w:rPr>
          <w:sz w:val="24"/>
          <w:szCs w:val="24"/>
        </w:rPr>
      </w:pPr>
    </w:p>
    <w:p w14:paraId="0E97AAB3" w14:textId="77777777" w:rsidR="00935441" w:rsidRDefault="00935441" w:rsidP="00A81376">
      <w:pPr>
        <w:rPr>
          <w:szCs w:val="24"/>
        </w:rPr>
      </w:pPr>
    </w:p>
    <w:p w14:paraId="3E8DBC17" w14:textId="316CE7D4" w:rsidR="00C95010" w:rsidRPr="00FF738F" w:rsidRDefault="00D25BDB" w:rsidP="00A81376">
      <w:pPr>
        <w:rPr>
          <w:szCs w:val="24"/>
        </w:rPr>
      </w:pPr>
      <w:r w:rsidRPr="00FF738F">
        <w:rPr>
          <w:szCs w:val="24"/>
        </w:rPr>
        <w:t>The above screenshot is what was used as the main influence to log the queries/problems coming in as we was inspired by the ticket system and developed our own one with a variation according to this one in order to make it easier for the operators/specialist to adapt and we also believe our design is more user friendly as not as much is clustered on the screen and it is also very easy to navigate around with a consistent theme maintained throughout</w:t>
      </w:r>
      <w:r w:rsidR="00977BAE" w:rsidRPr="00FF738F">
        <w:rPr>
          <w:szCs w:val="24"/>
        </w:rPr>
        <w:t>.</w:t>
      </w:r>
    </w:p>
    <w:p w14:paraId="17343D1E" w14:textId="78E0FC74" w:rsidR="00A81376" w:rsidRPr="007634F1" w:rsidRDefault="00A81376" w:rsidP="00A63019">
      <w:pPr>
        <w:pStyle w:val="ListParagraph"/>
        <w:numPr>
          <w:ilvl w:val="0"/>
          <w:numId w:val="14"/>
        </w:numPr>
        <w:rPr>
          <w:b/>
          <w:sz w:val="24"/>
          <w:szCs w:val="24"/>
          <w:u w:val="single"/>
        </w:rPr>
      </w:pPr>
      <w:r w:rsidRPr="007634F1">
        <w:rPr>
          <w:b/>
          <w:sz w:val="24"/>
          <w:szCs w:val="24"/>
          <w:u w:val="single"/>
        </w:rPr>
        <w:lastRenderedPageBreak/>
        <w:t>Designs of the different screens</w:t>
      </w:r>
    </w:p>
    <w:p w14:paraId="7B1FD46A" w14:textId="2C5C2447" w:rsidR="007872B4" w:rsidRDefault="00013428" w:rsidP="00A81376">
      <w:pPr>
        <w:rPr>
          <w:b/>
          <w:sz w:val="24"/>
          <w:szCs w:val="24"/>
          <w:u w:val="single"/>
        </w:rPr>
      </w:pPr>
      <w:r>
        <w:rPr>
          <w:b/>
          <w:noProof/>
          <w:sz w:val="24"/>
          <w:szCs w:val="24"/>
          <w:u w:val="single"/>
        </w:rPr>
        <mc:AlternateContent>
          <mc:Choice Requires="wpg">
            <w:drawing>
              <wp:anchor distT="0" distB="0" distL="114300" distR="114300" simplePos="0" relativeHeight="251704320" behindDoc="0" locked="0" layoutInCell="1" allowOverlap="1" wp14:anchorId="65E87E73" wp14:editId="4BA34AC1">
                <wp:simplePos x="0" y="0"/>
                <wp:positionH relativeFrom="column">
                  <wp:posOffset>425302</wp:posOffset>
                </wp:positionH>
                <wp:positionV relativeFrom="paragraph">
                  <wp:posOffset>6084</wp:posOffset>
                </wp:positionV>
                <wp:extent cx="4946133" cy="2417357"/>
                <wp:effectExtent l="0" t="0" r="26035" b="2540"/>
                <wp:wrapNone/>
                <wp:docPr id="64" name="Group 64"/>
                <wp:cNvGraphicFramePr/>
                <a:graphic xmlns:a="http://schemas.openxmlformats.org/drawingml/2006/main">
                  <a:graphicData uri="http://schemas.microsoft.com/office/word/2010/wordprocessingGroup">
                    <wpg:wgp>
                      <wpg:cNvGrpSpPr/>
                      <wpg:grpSpPr>
                        <a:xfrm>
                          <a:off x="0" y="0"/>
                          <a:ext cx="4946133" cy="2417357"/>
                          <a:chOff x="0" y="0"/>
                          <a:chExt cx="4946133" cy="2417357"/>
                        </a:xfrm>
                      </wpg:grpSpPr>
                      <wpg:grpSp>
                        <wpg:cNvPr id="28" name="Group 28"/>
                        <wpg:cNvGrpSpPr/>
                        <wpg:grpSpPr>
                          <a:xfrm>
                            <a:off x="116958" y="0"/>
                            <a:ext cx="4829175" cy="2085975"/>
                            <a:chOff x="0" y="0"/>
                            <a:chExt cx="4829175" cy="2085975"/>
                          </a:xfrm>
                        </wpg:grpSpPr>
                        <pic:pic xmlns:pic="http://schemas.openxmlformats.org/drawingml/2006/picture">
                          <pic:nvPicPr>
                            <pic:cNvPr id="20" name="Picture 20"/>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207385" cy="2085975"/>
                            </a:xfrm>
                            <a:prstGeom prst="rect">
                              <a:avLst/>
                            </a:prstGeom>
                          </pic:spPr>
                        </pic:pic>
                        <wps:wsp>
                          <wps:cNvPr id="26" name="Straight Arrow Connector 26"/>
                          <wps:cNvCnPr/>
                          <wps:spPr>
                            <a:xfrm flipV="1">
                              <a:off x="2790825" y="581025"/>
                              <a:ext cx="466725" cy="1428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7" name="Text Box 27"/>
                          <wps:cNvSpPr txBox="1"/>
                          <wps:spPr>
                            <a:xfrm>
                              <a:off x="3333750" y="180975"/>
                              <a:ext cx="1495425" cy="1457325"/>
                            </a:xfrm>
                            <a:prstGeom prst="rect">
                              <a:avLst/>
                            </a:prstGeom>
                            <a:solidFill>
                              <a:schemeClr val="lt1"/>
                            </a:solidFill>
                            <a:ln w="6350">
                              <a:solidFill>
                                <a:prstClr val="black"/>
                              </a:solidFill>
                            </a:ln>
                          </wps:spPr>
                          <wps:txbx>
                            <w:txbxContent>
                              <w:p w14:paraId="1A0CB697" w14:textId="72007CC0" w:rsidR="00D705E6" w:rsidRDefault="00D705E6">
                                <w:r>
                                  <w:t>Login page where operators and specialist can log in and gain access to the system with their username ad password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58" name="Text Box 58"/>
                        <wps:cNvSpPr txBox="1"/>
                        <wps:spPr>
                          <a:xfrm>
                            <a:off x="0" y="2083982"/>
                            <a:ext cx="1531088" cy="333375"/>
                          </a:xfrm>
                          <a:prstGeom prst="rect">
                            <a:avLst/>
                          </a:prstGeom>
                          <a:noFill/>
                          <a:ln w="6350">
                            <a:noFill/>
                          </a:ln>
                        </wps:spPr>
                        <wps:txbx>
                          <w:txbxContent>
                            <w:p w14:paraId="50AA3485" w14:textId="3D6A789C" w:rsidR="0025711E" w:rsidRPr="00013428" w:rsidRDefault="00AD10D4">
                              <w:pPr>
                                <w:rPr>
                                  <w:sz w:val="20"/>
                                </w:rPr>
                              </w:pPr>
                              <w:r w:rsidRPr="00013428">
                                <w:rPr>
                                  <w:sz w:val="20"/>
                                </w:rPr>
                                <w:t xml:space="preserve">Figure 2 - </w:t>
                              </w:r>
                              <w:r w:rsidR="0025711E" w:rsidRPr="00013428">
                                <w:rPr>
                                  <w:sz w:val="20"/>
                                </w:rPr>
                                <w:t>Login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5E87E73" id="Group 64" o:spid="_x0000_s1041" style="position:absolute;margin-left:33.5pt;margin-top:.5pt;width:389.45pt;height:190.35pt;z-index:251704320" coordsize="49461,241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">
                <v:group id="Group 28" o:spid="_x0000_s1042" style="position:absolute;left:1169;width:48292;height:20859" coordsize="48291,20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shape id="Picture 20" o:spid="_x0000_s1043" type="#_x0000_t75" style="position:absolute;width:32073;height:20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">
                    <v:imagedata r:id="rId11" o:title=""/>
                  </v:shape>
                  <v:shape id="Straight Arrow Connector 26" o:spid="_x0000_s1044" type="#_x0000_t32" style="position:absolute;left:27908;top:5810;width:4667;height:14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" strokecolor="#4472c4 [3204]" strokeweight=".5pt">
                    <v:stroke endarrow="block" joinstyle="miter"/>
                  </v:shape>
                  <v:shape id="Text Box 27" o:spid="_x0000_s1045" type="#_x0000_t202" style="position:absolute;left:33337;top:1809;width:14954;height:14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" fillcolor="white [3201]" strokeweight=".5pt">
                    <v:textbox>
                      <w:txbxContent>
                        <w:p w14:paraId="1A0CB697" w14:textId="72007CC0" w:rsidR="00D705E6" w:rsidRDefault="00D705E6">
                          <w:r>
                            <w:t>Login page where operators and specialist can log in and gain access to the system with their username ad password</w:t>
                          </w:r>
                        </w:p>
                      </w:txbxContent>
                    </v:textbox>
                  </v:shape>
                </v:group>
                <v:shape id="Text Box 58" o:spid="_x0000_s1046" type="#_x0000_t202" style="position:absolute;top:20839;width:15310;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" filled="f" stroked="f" strokeweight=".5pt">
                  <v:textbox>
                    <w:txbxContent>
                      <w:p w14:paraId="50AA3485" w14:textId="3D6A789C" w:rsidR="0025711E" w:rsidRPr="00013428" w:rsidRDefault="00AD10D4">
                        <w:pPr>
                          <w:rPr>
                            <w:sz w:val="20"/>
                          </w:rPr>
                        </w:pPr>
                        <w:r w:rsidRPr="00013428">
                          <w:rPr>
                            <w:sz w:val="20"/>
                          </w:rPr>
                          <w:t xml:space="preserve">Figure 2 - </w:t>
                        </w:r>
                        <w:r w:rsidR="0025711E" w:rsidRPr="00013428">
                          <w:rPr>
                            <w:sz w:val="20"/>
                          </w:rPr>
                          <w:t>Login Page</w:t>
                        </w:r>
                      </w:p>
                    </w:txbxContent>
                  </v:textbox>
                </v:shape>
              </v:group>
            </w:pict>
          </mc:Fallback>
        </mc:AlternateContent>
      </w:r>
    </w:p>
    <w:p w14:paraId="1B97253D" w14:textId="2D55CAF7" w:rsidR="007872B4" w:rsidRDefault="007872B4" w:rsidP="00A81376">
      <w:pPr>
        <w:rPr>
          <w:b/>
          <w:sz w:val="24"/>
          <w:szCs w:val="24"/>
          <w:u w:val="single"/>
        </w:rPr>
      </w:pPr>
    </w:p>
    <w:p w14:paraId="0B4063C9" w14:textId="510FE8F4" w:rsidR="007872B4" w:rsidRDefault="007872B4" w:rsidP="00A81376">
      <w:pPr>
        <w:rPr>
          <w:b/>
          <w:sz w:val="24"/>
          <w:szCs w:val="24"/>
          <w:u w:val="single"/>
        </w:rPr>
      </w:pPr>
    </w:p>
    <w:p w14:paraId="12DA83A7" w14:textId="26A5D620" w:rsidR="007872B4" w:rsidRDefault="007872B4" w:rsidP="00A81376">
      <w:pPr>
        <w:rPr>
          <w:b/>
          <w:sz w:val="24"/>
          <w:szCs w:val="24"/>
          <w:u w:val="single"/>
        </w:rPr>
      </w:pPr>
    </w:p>
    <w:p w14:paraId="71232DA9" w14:textId="121F12A9" w:rsidR="007872B4" w:rsidRDefault="007872B4" w:rsidP="00A81376">
      <w:pPr>
        <w:rPr>
          <w:b/>
          <w:sz w:val="24"/>
          <w:szCs w:val="24"/>
          <w:u w:val="single"/>
        </w:rPr>
      </w:pPr>
    </w:p>
    <w:p w14:paraId="0484A603" w14:textId="040E036E" w:rsidR="007872B4" w:rsidRDefault="007872B4" w:rsidP="00A81376">
      <w:pPr>
        <w:rPr>
          <w:b/>
          <w:sz w:val="24"/>
          <w:szCs w:val="24"/>
          <w:u w:val="single"/>
        </w:rPr>
      </w:pPr>
    </w:p>
    <w:p w14:paraId="35140970" w14:textId="5463878E" w:rsidR="007872B4" w:rsidRDefault="007872B4" w:rsidP="00A81376">
      <w:pPr>
        <w:rPr>
          <w:b/>
          <w:sz w:val="24"/>
          <w:szCs w:val="24"/>
          <w:u w:val="single"/>
        </w:rPr>
      </w:pPr>
    </w:p>
    <w:p w14:paraId="08540319" w14:textId="5DB7AF6E" w:rsidR="007872B4" w:rsidRDefault="00013428" w:rsidP="00A81376">
      <w:pPr>
        <w:rPr>
          <w:b/>
          <w:sz w:val="24"/>
          <w:szCs w:val="24"/>
          <w:u w:val="single"/>
        </w:rPr>
      </w:pPr>
      <w:r>
        <w:rPr>
          <w:b/>
          <w:noProof/>
          <w:sz w:val="24"/>
          <w:szCs w:val="24"/>
          <w:u w:val="single"/>
        </w:rPr>
        <mc:AlternateContent>
          <mc:Choice Requires="wpg">
            <w:drawing>
              <wp:anchor distT="0" distB="0" distL="114300" distR="114300" simplePos="0" relativeHeight="251707392" behindDoc="0" locked="0" layoutInCell="1" allowOverlap="1" wp14:anchorId="6AD1FF0D" wp14:editId="5277BAAF">
                <wp:simplePos x="0" y="0"/>
                <wp:positionH relativeFrom="column">
                  <wp:posOffset>-489098</wp:posOffset>
                </wp:positionH>
                <wp:positionV relativeFrom="paragraph">
                  <wp:posOffset>164997</wp:posOffset>
                </wp:positionV>
                <wp:extent cx="6886575" cy="2810761"/>
                <wp:effectExtent l="0" t="0" r="28575" b="0"/>
                <wp:wrapNone/>
                <wp:docPr id="65" name="Group 65"/>
                <wp:cNvGraphicFramePr/>
                <a:graphic xmlns:a="http://schemas.openxmlformats.org/drawingml/2006/main">
                  <a:graphicData uri="http://schemas.microsoft.com/office/word/2010/wordprocessingGroup">
                    <wpg:wgp>
                      <wpg:cNvGrpSpPr/>
                      <wpg:grpSpPr>
                        <a:xfrm>
                          <a:off x="0" y="0"/>
                          <a:ext cx="6886575" cy="2810761"/>
                          <a:chOff x="0" y="0"/>
                          <a:chExt cx="6886575" cy="2810761"/>
                        </a:xfrm>
                      </wpg:grpSpPr>
                      <wpg:grpSp>
                        <wpg:cNvPr id="38" name="Group 38"/>
                        <wpg:cNvGrpSpPr/>
                        <wpg:grpSpPr>
                          <a:xfrm>
                            <a:off x="0" y="0"/>
                            <a:ext cx="6886575" cy="2524125"/>
                            <a:chOff x="0" y="0"/>
                            <a:chExt cx="6886575" cy="2524125"/>
                          </a:xfrm>
                        </wpg:grpSpPr>
                        <wpg:grpSp>
                          <wpg:cNvPr id="35" name="Group 35"/>
                          <wpg:cNvGrpSpPr/>
                          <wpg:grpSpPr>
                            <a:xfrm>
                              <a:off x="1076325" y="0"/>
                              <a:ext cx="5810250" cy="2524125"/>
                              <a:chOff x="0" y="0"/>
                              <a:chExt cx="5810250" cy="2524125"/>
                            </a:xfrm>
                          </wpg:grpSpPr>
                          <pic:pic xmlns:pic="http://schemas.openxmlformats.org/drawingml/2006/picture">
                            <pic:nvPicPr>
                              <pic:cNvPr id="21" name="Picture 2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237230" cy="2457450"/>
                              </a:xfrm>
                              <a:prstGeom prst="rect">
                                <a:avLst/>
                              </a:prstGeom>
                            </pic:spPr>
                          </pic:pic>
                          <wps:wsp>
                            <wps:cNvPr id="29" name="Straight Arrow Connector 29"/>
                            <wps:cNvCnPr/>
                            <wps:spPr>
                              <a:xfrm>
                                <a:off x="2790825" y="1019175"/>
                                <a:ext cx="600075"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0" name="Text Box 30"/>
                            <wps:cNvSpPr txBox="1"/>
                            <wps:spPr>
                              <a:xfrm>
                                <a:off x="3476625" y="647700"/>
                                <a:ext cx="1638300" cy="866775"/>
                              </a:xfrm>
                              <a:prstGeom prst="rect">
                                <a:avLst/>
                              </a:prstGeom>
                              <a:solidFill>
                                <a:schemeClr val="lt1"/>
                              </a:solidFill>
                              <a:ln w="6350">
                                <a:solidFill>
                                  <a:prstClr val="black"/>
                                </a:solidFill>
                              </a:ln>
                            </wps:spPr>
                            <wps:txbx>
                              <w:txbxContent>
                                <w:p w14:paraId="5042129F" w14:textId="1FEB27BF" w:rsidR="00D705E6" w:rsidRDefault="00D705E6">
                                  <w:r>
                                    <w:t>This shows the priority of the queries/problems along with the amount not assigned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Straight Arrow Connector 31"/>
                            <wps:cNvCnPr/>
                            <wps:spPr>
                              <a:xfrm flipV="1">
                                <a:off x="2800350" y="485775"/>
                                <a:ext cx="457200" cy="133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2" name="Text Box 32"/>
                            <wps:cNvSpPr txBox="1"/>
                            <wps:spPr>
                              <a:xfrm>
                                <a:off x="3419475" y="228600"/>
                                <a:ext cx="2190750" cy="314325"/>
                              </a:xfrm>
                              <a:prstGeom prst="rect">
                                <a:avLst/>
                              </a:prstGeom>
                              <a:solidFill>
                                <a:schemeClr val="lt1"/>
                              </a:solidFill>
                              <a:ln w="6350">
                                <a:solidFill>
                                  <a:prstClr val="black"/>
                                </a:solidFill>
                              </a:ln>
                            </wps:spPr>
                            <wps:txbx>
                              <w:txbxContent>
                                <w:p w14:paraId="5295B2BF" w14:textId="4E3FA51A" w:rsidR="00D705E6" w:rsidRDefault="00D705E6">
                                  <w:r>
                                    <w:t>Can filter according to time frame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 name="Straight Arrow Connector 33"/>
                            <wps:cNvCnPr/>
                            <wps:spPr>
                              <a:xfrm flipV="1">
                                <a:off x="1428750" y="1800225"/>
                                <a:ext cx="1866900" cy="76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4" name="Text Box 34"/>
                            <wps:cNvSpPr txBox="1"/>
                            <wps:spPr>
                              <a:xfrm>
                                <a:off x="3409950" y="1704975"/>
                                <a:ext cx="2400300" cy="819150"/>
                              </a:xfrm>
                              <a:prstGeom prst="rect">
                                <a:avLst/>
                              </a:prstGeom>
                              <a:solidFill>
                                <a:schemeClr val="lt1"/>
                              </a:solidFill>
                              <a:ln w="6350">
                                <a:solidFill>
                                  <a:prstClr val="black"/>
                                </a:solidFill>
                              </a:ln>
                            </wps:spPr>
                            <wps:txbx>
                              <w:txbxContent>
                                <w:p w14:paraId="13881B8A" w14:textId="6A87D2B5" w:rsidR="008D101F" w:rsidRDefault="008D101F">
                                  <w:r>
                                    <w:t>Shows which agents are available and are not in case a high priority call comes through, so it can be assigned to someone active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6" name="Straight Arrow Connector 36"/>
                          <wps:cNvCnPr/>
                          <wps:spPr>
                            <a:xfrm flipV="1">
                              <a:off x="742950" y="1038225"/>
                              <a:ext cx="352425" cy="5429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7" name="Text Box 37"/>
                          <wps:cNvSpPr txBox="1"/>
                          <wps:spPr>
                            <a:xfrm>
                              <a:off x="0" y="1533525"/>
                              <a:ext cx="1009650" cy="904875"/>
                            </a:xfrm>
                            <a:prstGeom prst="rect">
                              <a:avLst/>
                            </a:prstGeom>
                            <a:solidFill>
                              <a:schemeClr val="lt1"/>
                            </a:solidFill>
                            <a:ln w="6350">
                              <a:solidFill>
                                <a:prstClr val="black"/>
                              </a:solidFill>
                            </a:ln>
                          </wps:spPr>
                          <wps:txbx>
                            <w:txbxContent>
                              <w:p w14:paraId="42119D50" w14:textId="3316CEF2" w:rsidR="008D101F" w:rsidRDefault="008D101F">
                                <w:r>
                                  <w:t>Menu bar to get to different tasks/sections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59" name="Text Box 59"/>
                        <wps:cNvSpPr txBox="1"/>
                        <wps:spPr>
                          <a:xfrm>
                            <a:off x="489098" y="2477386"/>
                            <a:ext cx="3668233" cy="333375"/>
                          </a:xfrm>
                          <a:prstGeom prst="rect">
                            <a:avLst/>
                          </a:prstGeom>
                          <a:noFill/>
                          <a:ln w="6350">
                            <a:noFill/>
                          </a:ln>
                        </wps:spPr>
                        <wps:txbx>
                          <w:txbxContent>
                            <w:p w14:paraId="78D3D2B7" w14:textId="0B16E062" w:rsidR="0025711E" w:rsidRPr="00013428" w:rsidRDefault="00AD10D4" w:rsidP="0025711E">
                              <w:pPr>
                                <w:rPr>
                                  <w:sz w:val="20"/>
                                  <w:szCs w:val="24"/>
                                </w:rPr>
                              </w:pPr>
                              <w:r w:rsidRPr="00013428">
                                <w:rPr>
                                  <w:sz w:val="20"/>
                                  <w:szCs w:val="24"/>
                                </w:rPr>
                                <w:t xml:space="preserve">Figure 3 - </w:t>
                              </w:r>
                              <w:r w:rsidR="0025711E" w:rsidRPr="00013428">
                                <w:rPr>
                                  <w:sz w:val="20"/>
                                  <w:szCs w:val="24"/>
                                </w:rPr>
                                <w:t>Dashboard/Welcome Page Once Logged 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AD1FF0D" id="Group 65" o:spid="_x0000_s1047" style="position:absolute;margin-left:-38.5pt;margin-top:13pt;width:542.25pt;height:221.3pt;z-index:251707392" coordsize="68865,281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">
                <v:group id="Group 38" o:spid="_x0000_s1048" style="position:absolute;width:68865;height:25241" coordsize="68865,25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group id="Group 35" o:spid="_x0000_s1049" style="position:absolute;left:10763;width:58102;height:25241" coordsize="58102,25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shape id="Picture 21" o:spid="_x0000_s1050" type="#_x0000_t75" style="position:absolute;width:32372;height:24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">
                      <v:imagedata r:id="rId13" o:title=""/>
                    </v:shape>
                    <v:shape id="Straight Arrow Connector 29" o:spid="_x0000_s1051" type="#_x0000_t32" style="position:absolute;left:27908;top:10191;width:6001;height:4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" strokecolor="#4472c4 [3204]" strokeweight=".5pt">
                      <v:stroke endarrow="block" joinstyle="miter"/>
                    </v:shape>
                    <v:shape id="Text Box 30" o:spid="_x0000_s1052" type="#_x0000_t202" style="position:absolute;left:34766;top:6477;width:16383;height:8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" fillcolor="white [3201]" strokeweight=".5pt">
                      <v:textbox>
                        <w:txbxContent>
                          <w:p w14:paraId="5042129F" w14:textId="1FEB27BF" w:rsidR="00D705E6" w:rsidRDefault="00D705E6">
                            <w:r>
                              <w:t>This shows the priority of the queries/problems along with the amount not assigned</w:t>
                            </w:r>
                          </w:p>
                        </w:txbxContent>
                      </v:textbox>
                    </v:shape>
                    <v:shape id="Straight Arrow Connector 31" o:spid="_x0000_s1053" type="#_x0000_t32" style="position:absolute;left:28003;top:4857;width:4572;height:133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" strokecolor="#4472c4 [3204]" strokeweight=".5pt">
                      <v:stroke endarrow="block" joinstyle="miter"/>
                    </v:shape>
                    <v:shape id="Text Box 32" o:spid="_x0000_s1054" type="#_x0000_t202" style="position:absolute;left:34194;top:2286;width:21908;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" fillcolor="white [3201]" strokeweight=".5pt">
                      <v:textbox>
                        <w:txbxContent>
                          <w:p w14:paraId="5295B2BF" w14:textId="4E3FA51A" w:rsidR="00D705E6" w:rsidRDefault="00D705E6">
                            <w:r>
                              <w:t>Can filter according to time frame</w:t>
                            </w:r>
                          </w:p>
                        </w:txbxContent>
                      </v:textbox>
                    </v:shape>
                    <v:shape id="Straight Arrow Connector 33" o:spid="_x0000_s1055" type="#_x0000_t32" style="position:absolute;left:14287;top:18002;width:18669;height:76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" strokecolor="#4472c4 [3204]" strokeweight=".5pt">
                      <v:stroke endarrow="block" joinstyle="miter"/>
                    </v:shape>
                    <v:shape id="Text Box 34" o:spid="_x0000_s1056" type="#_x0000_t202" style="position:absolute;left:34099;top:17049;width:24003;height:8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" fillcolor="white [3201]" strokeweight=".5pt">
                      <v:textbox>
                        <w:txbxContent>
                          <w:p w14:paraId="13881B8A" w14:textId="6A87D2B5" w:rsidR="008D101F" w:rsidRDefault="008D101F">
                            <w:r>
                              <w:t>Shows which agents are available and are not in case a high priority call comes through, so it can be assigned to someone active</w:t>
                            </w:r>
                          </w:p>
                        </w:txbxContent>
                      </v:textbox>
                    </v:shape>
                  </v:group>
                  <v:shape id="Straight Arrow Connector 36" o:spid="_x0000_s1057" type="#_x0000_t32" style="position:absolute;left:7429;top:10382;width:3524;height:54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" strokecolor="#4472c4 [3204]" strokeweight=".5pt">
                    <v:stroke endarrow="block" joinstyle="miter"/>
                  </v:shape>
                  <v:shape id="Text Box 37" o:spid="_x0000_s1058" type="#_x0000_t202" style="position:absolute;top:15335;width:10096;height:9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" fillcolor="white [3201]" strokeweight=".5pt">
                    <v:textbox>
                      <w:txbxContent>
                        <w:p w14:paraId="42119D50" w14:textId="3316CEF2" w:rsidR="008D101F" w:rsidRDefault="008D101F">
                          <w:r>
                            <w:t>Menu bar to get to different tasks/sections</w:t>
                          </w:r>
                        </w:p>
                      </w:txbxContent>
                    </v:textbox>
                  </v:shape>
                </v:group>
                <v:shape id="Text Box 59" o:spid="_x0000_s1059" type="#_x0000_t202" style="position:absolute;left:4890;top:24773;width:36683;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" filled="f" stroked="f" strokeweight=".5pt">
                  <v:textbox>
                    <w:txbxContent>
                      <w:p w14:paraId="78D3D2B7" w14:textId="0B16E062" w:rsidR="0025711E" w:rsidRPr="00013428" w:rsidRDefault="00AD10D4" w:rsidP="0025711E">
                        <w:pPr>
                          <w:rPr>
                            <w:sz w:val="20"/>
                            <w:szCs w:val="24"/>
                          </w:rPr>
                        </w:pPr>
                        <w:r w:rsidRPr="00013428">
                          <w:rPr>
                            <w:sz w:val="20"/>
                            <w:szCs w:val="24"/>
                          </w:rPr>
                          <w:t xml:space="preserve">Figure 3 - </w:t>
                        </w:r>
                        <w:r w:rsidR="0025711E" w:rsidRPr="00013428">
                          <w:rPr>
                            <w:sz w:val="20"/>
                            <w:szCs w:val="24"/>
                          </w:rPr>
                          <w:t>Dashboard/Welcome Page Once Logged In</w:t>
                        </w:r>
                      </w:p>
                    </w:txbxContent>
                  </v:textbox>
                </v:shape>
              </v:group>
            </w:pict>
          </mc:Fallback>
        </mc:AlternateContent>
      </w:r>
    </w:p>
    <w:p w14:paraId="30BEA765" w14:textId="43EE4544" w:rsidR="007872B4" w:rsidRDefault="007872B4" w:rsidP="00A81376">
      <w:pPr>
        <w:rPr>
          <w:b/>
          <w:sz w:val="24"/>
          <w:szCs w:val="24"/>
          <w:u w:val="single"/>
        </w:rPr>
      </w:pPr>
    </w:p>
    <w:p w14:paraId="3A067138" w14:textId="68854C47" w:rsidR="007872B4" w:rsidRDefault="007872B4" w:rsidP="00A81376">
      <w:pPr>
        <w:rPr>
          <w:b/>
          <w:sz w:val="24"/>
          <w:szCs w:val="24"/>
          <w:u w:val="single"/>
        </w:rPr>
      </w:pPr>
    </w:p>
    <w:p w14:paraId="37D4633F" w14:textId="19AC0C54" w:rsidR="007872B4" w:rsidRDefault="007872B4" w:rsidP="00A81376">
      <w:pPr>
        <w:rPr>
          <w:b/>
          <w:sz w:val="24"/>
          <w:szCs w:val="24"/>
          <w:u w:val="single"/>
        </w:rPr>
      </w:pPr>
    </w:p>
    <w:p w14:paraId="7E9F6FEF" w14:textId="6040F1DA" w:rsidR="007872B4" w:rsidRDefault="007872B4" w:rsidP="00A81376">
      <w:pPr>
        <w:rPr>
          <w:b/>
          <w:sz w:val="24"/>
          <w:szCs w:val="24"/>
          <w:u w:val="single"/>
        </w:rPr>
      </w:pPr>
    </w:p>
    <w:p w14:paraId="5366E009" w14:textId="2C219081" w:rsidR="00D705E6" w:rsidRDefault="00D705E6" w:rsidP="00A81376">
      <w:pPr>
        <w:rPr>
          <w:b/>
          <w:sz w:val="24"/>
          <w:szCs w:val="24"/>
          <w:u w:val="single"/>
        </w:rPr>
      </w:pPr>
    </w:p>
    <w:p w14:paraId="1C897870" w14:textId="04A2C0B7" w:rsidR="00D705E6" w:rsidRDefault="00D705E6" w:rsidP="00A81376">
      <w:pPr>
        <w:rPr>
          <w:b/>
          <w:sz w:val="24"/>
          <w:szCs w:val="24"/>
          <w:u w:val="single"/>
        </w:rPr>
      </w:pPr>
    </w:p>
    <w:p w14:paraId="4284A342" w14:textId="7F252AFA" w:rsidR="00D705E6" w:rsidRDefault="00D705E6" w:rsidP="00A81376">
      <w:pPr>
        <w:rPr>
          <w:b/>
          <w:sz w:val="24"/>
          <w:szCs w:val="24"/>
          <w:u w:val="single"/>
        </w:rPr>
      </w:pPr>
    </w:p>
    <w:p w14:paraId="1584CCC6" w14:textId="0BEE131C" w:rsidR="00D705E6" w:rsidRDefault="00D705E6" w:rsidP="00A81376">
      <w:pPr>
        <w:rPr>
          <w:b/>
          <w:sz w:val="24"/>
          <w:szCs w:val="24"/>
          <w:u w:val="single"/>
        </w:rPr>
      </w:pPr>
    </w:p>
    <w:p w14:paraId="3E98C850" w14:textId="2CC6883A" w:rsidR="00D705E6" w:rsidRDefault="00013428" w:rsidP="00A81376">
      <w:pPr>
        <w:rPr>
          <w:b/>
          <w:sz w:val="24"/>
          <w:szCs w:val="24"/>
          <w:u w:val="single"/>
        </w:rPr>
      </w:pPr>
      <w:r>
        <w:rPr>
          <w:b/>
          <w:noProof/>
          <w:sz w:val="24"/>
          <w:szCs w:val="24"/>
          <w:u w:val="single"/>
        </w:rPr>
        <mc:AlternateContent>
          <mc:Choice Requires="wpg">
            <w:drawing>
              <wp:anchor distT="0" distB="0" distL="114300" distR="114300" simplePos="0" relativeHeight="251710464" behindDoc="0" locked="0" layoutInCell="1" allowOverlap="1" wp14:anchorId="5764E56C" wp14:editId="5641ACFB">
                <wp:simplePos x="0" y="0"/>
                <wp:positionH relativeFrom="column">
                  <wp:posOffset>-308344</wp:posOffset>
                </wp:positionH>
                <wp:positionV relativeFrom="paragraph">
                  <wp:posOffset>207852</wp:posOffset>
                </wp:positionV>
                <wp:extent cx="6539023" cy="3630575"/>
                <wp:effectExtent l="0" t="0" r="14605" b="0"/>
                <wp:wrapNone/>
                <wp:docPr id="66" name="Group 66"/>
                <wp:cNvGraphicFramePr/>
                <a:graphic xmlns:a="http://schemas.openxmlformats.org/drawingml/2006/main">
                  <a:graphicData uri="http://schemas.microsoft.com/office/word/2010/wordprocessingGroup">
                    <wpg:wgp>
                      <wpg:cNvGrpSpPr/>
                      <wpg:grpSpPr>
                        <a:xfrm>
                          <a:off x="0" y="0"/>
                          <a:ext cx="6539023" cy="3630575"/>
                          <a:chOff x="0" y="0"/>
                          <a:chExt cx="6539023" cy="3630575"/>
                        </a:xfrm>
                      </wpg:grpSpPr>
                      <wpg:grpSp>
                        <wpg:cNvPr id="49" name="Group 49"/>
                        <wpg:cNvGrpSpPr/>
                        <wpg:grpSpPr>
                          <a:xfrm>
                            <a:off x="0" y="0"/>
                            <a:ext cx="6539023" cy="3284884"/>
                            <a:chOff x="0" y="0"/>
                            <a:chExt cx="6539023" cy="3284884"/>
                          </a:xfrm>
                        </wpg:grpSpPr>
                        <pic:pic xmlns:pic="http://schemas.openxmlformats.org/drawingml/2006/picture">
                          <pic:nvPicPr>
                            <pic:cNvPr id="22" name="Picture 22"/>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1266825" y="0"/>
                              <a:ext cx="2981325" cy="2607310"/>
                            </a:xfrm>
                            <a:prstGeom prst="rect">
                              <a:avLst/>
                            </a:prstGeom>
                          </pic:spPr>
                        </pic:pic>
                        <wps:wsp>
                          <wps:cNvPr id="39" name="Straight Arrow Connector 39"/>
                          <wps:cNvCnPr/>
                          <wps:spPr>
                            <a:xfrm flipV="1">
                              <a:off x="3028950" y="381000"/>
                              <a:ext cx="1552575" cy="133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0" name="Text Box 40"/>
                          <wps:cNvSpPr txBox="1"/>
                          <wps:spPr>
                            <a:xfrm>
                              <a:off x="4657725" y="0"/>
                              <a:ext cx="1323975" cy="714375"/>
                            </a:xfrm>
                            <a:prstGeom prst="rect">
                              <a:avLst/>
                            </a:prstGeom>
                            <a:solidFill>
                              <a:schemeClr val="lt1"/>
                            </a:solidFill>
                            <a:ln w="6350">
                              <a:solidFill>
                                <a:prstClr val="black"/>
                              </a:solidFill>
                            </a:ln>
                          </wps:spPr>
                          <wps:txbx>
                            <w:txbxContent>
                              <w:p w14:paraId="4A220B57" w14:textId="1D3CE374" w:rsidR="008D101F" w:rsidRDefault="008D101F">
                                <w:r>
                                  <w:t>Allows for a new problem to be reported/logged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 name="Straight Arrow Connector 41"/>
                          <wps:cNvCnPr/>
                          <wps:spPr>
                            <a:xfrm>
                              <a:off x="1943100" y="628650"/>
                              <a:ext cx="2819400" cy="285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2" name="Text Box 42"/>
                          <wps:cNvSpPr txBox="1"/>
                          <wps:spPr>
                            <a:xfrm>
                              <a:off x="4876800" y="752475"/>
                              <a:ext cx="1495425" cy="647700"/>
                            </a:xfrm>
                            <a:prstGeom prst="rect">
                              <a:avLst/>
                            </a:prstGeom>
                            <a:solidFill>
                              <a:schemeClr val="lt1"/>
                            </a:solidFill>
                            <a:ln w="6350">
                              <a:solidFill>
                                <a:prstClr val="black"/>
                              </a:solidFill>
                            </a:ln>
                          </wps:spPr>
                          <wps:txbx>
                            <w:txbxContent>
                              <w:p w14:paraId="439665E9" w14:textId="5FEF7604" w:rsidR="008D101F" w:rsidRDefault="008D101F">
                                <w:r>
                                  <w:t>Dropdown menu for problem type along with affect asset.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 name="Straight Arrow Connector 43"/>
                          <wps:cNvCnPr/>
                          <wps:spPr>
                            <a:xfrm flipH="1">
                              <a:off x="676275" y="962025"/>
                              <a:ext cx="933450" cy="171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4" name="Text Box 44"/>
                          <wps:cNvSpPr txBox="1"/>
                          <wps:spPr>
                            <a:xfrm>
                              <a:off x="0" y="990600"/>
                              <a:ext cx="981075" cy="1762125"/>
                            </a:xfrm>
                            <a:prstGeom prst="rect">
                              <a:avLst/>
                            </a:prstGeom>
                            <a:solidFill>
                              <a:schemeClr val="lt1"/>
                            </a:solidFill>
                            <a:ln w="6350">
                              <a:solidFill>
                                <a:prstClr val="black"/>
                              </a:solidFill>
                            </a:ln>
                          </wps:spPr>
                          <wps:txbx>
                            <w:txbxContent>
                              <w:p w14:paraId="7BB06F65" w14:textId="3357F286" w:rsidR="00D25BDB" w:rsidRDefault="00D25BDB">
                                <w:r>
                                  <w:t xml:space="preserve">Allows for description and notes to be recorded about problem. Along with software, OS affected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 name="Straight Arrow Connector 45"/>
                          <wps:cNvCnPr/>
                          <wps:spPr>
                            <a:xfrm>
                              <a:off x="3533775" y="1076325"/>
                              <a:ext cx="903605" cy="466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6" name="Text Box 46"/>
                          <wps:cNvSpPr txBox="1"/>
                          <wps:spPr>
                            <a:xfrm>
                              <a:off x="4705350" y="1485900"/>
                              <a:ext cx="1704975" cy="1190625"/>
                            </a:xfrm>
                            <a:prstGeom prst="rect">
                              <a:avLst/>
                            </a:prstGeom>
                            <a:solidFill>
                              <a:schemeClr val="lt1"/>
                            </a:solidFill>
                            <a:ln w="6350">
                              <a:solidFill>
                                <a:prstClr val="black"/>
                              </a:solidFill>
                            </a:ln>
                          </wps:spPr>
                          <wps:txbx>
                            <w:txbxContent>
                              <w:p w14:paraId="1FE5E69C" w14:textId="132FF205" w:rsidR="00D25BDB" w:rsidRDefault="00D25BDB">
                                <w:r>
                                  <w:t>Allows for status to be updated and dependant on problem type will show available specialists in order of the one with the least work load first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 name="Straight Arrow Connector 47"/>
                          <wps:cNvCnPr/>
                          <wps:spPr>
                            <a:xfrm flipH="1">
                              <a:off x="2609850" y="2143125"/>
                              <a:ext cx="57150" cy="571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8" name="Text Box 48"/>
                          <wps:cNvSpPr txBox="1"/>
                          <wps:spPr>
                            <a:xfrm>
                              <a:off x="2037907" y="2766769"/>
                              <a:ext cx="4501116" cy="518115"/>
                            </a:xfrm>
                            <a:prstGeom prst="rect">
                              <a:avLst/>
                            </a:prstGeom>
                            <a:solidFill>
                              <a:schemeClr val="lt1"/>
                            </a:solidFill>
                            <a:ln w="6350">
                              <a:solidFill>
                                <a:prstClr val="black"/>
                              </a:solidFill>
                            </a:ln>
                          </wps:spPr>
                          <wps:txbx>
                            <w:txbxContent>
                              <w:p w14:paraId="5C524144" w14:textId="0600E7B4" w:rsidR="00D25BDB" w:rsidRDefault="00D25BDB">
                                <w:r>
                                  <w:t>Includes information about the reporter (person calling), operator call came too, details about when the problem was reported and when its due in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60" name="Text Box 60"/>
                        <wps:cNvSpPr txBox="1"/>
                        <wps:spPr>
                          <a:xfrm>
                            <a:off x="106325" y="3306725"/>
                            <a:ext cx="2583712" cy="323850"/>
                          </a:xfrm>
                          <a:prstGeom prst="rect">
                            <a:avLst/>
                          </a:prstGeom>
                          <a:noFill/>
                          <a:ln w="6350">
                            <a:noFill/>
                          </a:ln>
                        </wps:spPr>
                        <wps:txbx>
                          <w:txbxContent>
                            <w:p w14:paraId="7256261B" w14:textId="79530E3F" w:rsidR="00765CCE" w:rsidRPr="00013428" w:rsidRDefault="00AD10D4" w:rsidP="00765CCE">
                              <w:pPr>
                                <w:rPr>
                                  <w:sz w:val="20"/>
                                  <w:szCs w:val="24"/>
                                </w:rPr>
                              </w:pPr>
                              <w:r w:rsidRPr="00013428">
                                <w:rPr>
                                  <w:sz w:val="20"/>
                                  <w:szCs w:val="24"/>
                                </w:rPr>
                                <w:t xml:space="preserve">Figure 4 - </w:t>
                              </w:r>
                              <w:r w:rsidR="00765CCE" w:rsidRPr="00013428">
                                <w:rPr>
                                  <w:sz w:val="20"/>
                                  <w:szCs w:val="24"/>
                                </w:rPr>
                                <w:t>Create/Report A New Problem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764E56C" id="Group 66" o:spid="_x0000_s1060" style="position:absolute;margin-left:-24.3pt;margin-top:16.35pt;width:514.9pt;height:285.85pt;z-index:251710464" coordsize="65390,363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">
                <v:group id="Group 49" o:spid="_x0000_s1061" style="position:absolute;width:65390;height:32848" coordsize="65390,32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shape id="Picture 22" o:spid="_x0000_s1062" type="#_x0000_t75" style="position:absolute;left:12668;width:29813;height:26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">
                    <v:imagedata r:id="rId15" o:title=""/>
                  </v:shape>
                  <v:shape id="Straight Arrow Connector 39" o:spid="_x0000_s1063" type="#_x0000_t32" style="position:absolute;left:30289;top:3810;width:15526;height:133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" strokecolor="#4472c4 [3204]" strokeweight=".5pt">
                    <v:stroke endarrow="block" joinstyle="miter"/>
                  </v:shape>
                  <v:shape id="Text Box 40" o:spid="_x0000_s1064" type="#_x0000_t202" style="position:absolute;left:46577;width:13240;height:7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" fillcolor="white [3201]" strokeweight=".5pt">
                    <v:textbox>
                      <w:txbxContent>
                        <w:p w14:paraId="4A220B57" w14:textId="1D3CE374" w:rsidR="008D101F" w:rsidRDefault="008D101F">
                          <w:r>
                            <w:t>Allows for a new problem to be reported/logged</w:t>
                          </w:r>
                        </w:p>
                      </w:txbxContent>
                    </v:textbox>
                  </v:shape>
                  <v:shape id="Straight Arrow Connector 41" o:spid="_x0000_s1065" type="#_x0000_t32" style="position:absolute;left:19431;top:6286;width:28194;height:28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" strokecolor="#4472c4 [3204]" strokeweight=".5pt">
                    <v:stroke endarrow="block" joinstyle="miter"/>
                  </v:shape>
                  <v:shape id="Text Box 42" o:spid="_x0000_s1066" type="#_x0000_t202" style="position:absolute;left:48768;top:7524;width:14954;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" fillcolor="white [3201]" strokeweight=".5pt">
                    <v:textbox>
                      <w:txbxContent>
                        <w:p w14:paraId="439665E9" w14:textId="5FEF7604" w:rsidR="008D101F" w:rsidRDefault="008D101F">
                          <w:r>
                            <w:t>Dropdown menu for problem type along with affect asset.</w:t>
                          </w:r>
                        </w:p>
                      </w:txbxContent>
                    </v:textbox>
                  </v:shape>
                  <v:shape id="Straight Arrow Connector 43" o:spid="_x0000_s1067" type="#_x0000_t32" style="position:absolute;left:6762;top:9620;width:9335;height:171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" strokecolor="#4472c4 [3204]" strokeweight=".5pt">
                    <v:stroke endarrow="block" joinstyle="miter"/>
                  </v:shape>
                  <v:shape id="Text Box 44" o:spid="_x0000_s1068" type="#_x0000_t202" style="position:absolute;top:9906;width:9810;height:17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" fillcolor="white [3201]" strokeweight=".5pt">
                    <v:textbox>
                      <w:txbxContent>
                        <w:p w14:paraId="7BB06F65" w14:textId="3357F286" w:rsidR="00D25BDB" w:rsidRDefault="00D25BDB">
                          <w:r>
                            <w:t xml:space="preserve">Allows for description and notes to be recorded about problem. Along with software, OS affected </w:t>
                          </w:r>
                        </w:p>
                      </w:txbxContent>
                    </v:textbox>
                  </v:shape>
                  <v:shape id="Straight Arrow Connector 45" o:spid="_x0000_s1069" type="#_x0000_t32" style="position:absolute;left:35337;top:10763;width:9036;height:4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" strokecolor="#4472c4 [3204]" strokeweight=".5pt">
                    <v:stroke endarrow="block" joinstyle="miter"/>
                  </v:shape>
                  <v:shape id="Text Box 46" o:spid="_x0000_s1070" type="#_x0000_t202" style="position:absolute;left:47053;top:14859;width:17050;height:1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" fillcolor="white [3201]" strokeweight=".5pt">
                    <v:textbox>
                      <w:txbxContent>
                        <w:p w14:paraId="1FE5E69C" w14:textId="132FF205" w:rsidR="00D25BDB" w:rsidRDefault="00D25BDB">
                          <w:r>
                            <w:t>Allows for status to be updated and dependant on problem type will show available specialists in order of the one with the least work load first</w:t>
                          </w:r>
                        </w:p>
                      </w:txbxContent>
                    </v:textbox>
                  </v:shape>
                  <v:shape id="Straight Arrow Connector 47" o:spid="_x0000_s1071" type="#_x0000_t32" style="position:absolute;left:26098;top:21431;width:572;height:57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" strokecolor="#4472c4 [3204]" strokeweight=".5pt">
                    <v:stroke endarrow="block" joinstyle="miter"/>
                  </v:shape>
                  <v:shape id="Text Box 48" o:spid="_x0000_s1072" type="#_x0000_t202" style="position:absolute;left:20379;top:27667;width:45011;height:5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" fillcolor="white [3201]" strokeweight=".5pt">
                    <v:textbox>
                      <w:txbxContent>
                        <w:p w14:paraId="5C524144" w14:textId="0600E7B4" w:rsidR="00D25BDB" w:rsidRDefault="00D25BDB">
                          <w:r>
                            <w:t>Includes information about the reporter (person calling), operator call came too, details about when the problem was reported and when its due in by.</w:t>
                          </w:r>
                        </w:p>
                      </w:txbxContent>
                    </v:textbox>
                  </v:shape>
                </v:group>
                <v:shape id="Text Box 60" o:spid="_x0000_s1073" type="#_x0000_t202" style="position:absolute;left:1063;top:33067;width:25837;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" filled="f" stroked="f" strokeweight=".5pt">
                  <v:textbox>
                    <w:txbxContent>
                      <w:p w14:paraId="7256261B" w14:textId="79530E3F" w:rsidR="00765CCE" w:rsidRPr="00013428" w:rsidRDefault="00AD10D4" w:rsidP="00765CCE">
                        <w:pPr>
                          <w:rPr>
                            <w:sz w:val="20"/>
                            <w:szCs w:val="24"/>
                          </w:rPr>
                        </w:pPr>
                        <w:r w:rsidRPr="00013428">
                          <w:rPr>
                            <w:sz w:val="20"/>
                            <w:szCs w:val="24"/>
                          </w:rPr>
                          <w:t xml:space="preserve">Figure 4 - </w:t>
                        </w:r>
                        <w:r w:rsidR="00765CCE" w:rsidRPr="00013428">
                          <w:rPr>
                            <w:sz w:val="20"/>
                            <w:szCs w:val="24"/>
                          </w:rPr>
                          <w:t>Create/Report A New Problem Page</w:t>
                        </w:r>
                      </w:p>
                    </w:txbxContent>
                  </v:textbox>
                </v:shape>
              </v:group>
            </w:pict>
          </mc:Fallback>
        </mc:AlternateContent>
      </w:r>
    </w:p>
    <w:p w14:paraId="4C84F65E" w14:textId="4EFE15A9" w:rsidR="00D705E6" w:rsidRDefault="00D705E6" w:rsidP="00A81376">
      <w:pPr>
        <w:rPr>
          <w:b/>
          <w:sz w:val="24"/>
          <w:szCs w:val="24"/>
          <w:u w:val="single"/>
        </w:rPr>
      </w:pPr>
    </w:p>
    <w:p w14:paraId="395C4CE5" w14:textId="1A493CBD" w:rsidR="00D705E6" w:rsidRDefault="00D705E6" w:rsidP="00A81376">
      <w:pPr>
        <w:rPr>
          <w:b/>
          <w:sz w:val="24"/>
          <w:szCs w:val="24"/>
          <w:u w:val="single"/>
        </w:rPr>
      </w:pPr>
    </w:p>
    <w:p w14:paraId="5E34836C" w14:textId="7CA45AF4" w:rsidR="00D705E6" w:rsidRDefault="00D705E6" w:rsidP="00A81376">
      <w:pPr>
        <w:rPr>
          <w:b/>
          <w:sz w:val="24"/>
          <w:szCs w:val="24"/>
          <w:u w:val="single"/>
        </w:rPr>
      </w:pPr>
    </w:p>
    <w:p w14:paraId="03A56F9D" w14:textId="76A873A1" w:rsidR="00D705E6" w:rsidRDefault="00D705E6" w:rsidP="00A81376">
      <w:pPr>
        <w:rPr>
          <w:b/>
          <w:sz w:val="24"/>
          <w:szCs w:val="24"/>
          <w:u w:val="single"/>
        </w:rPr>
      </w:pPr>
    </w:p>
    <w:p w14:paraId="4BF3CCAC" w14:textId="1496E5E3" w:rsidR="008D101F" w:rsidRDefault="008D101F" w:rsidP="00A81376">
      <w:pPr>
        <w:rPr>
          <w:b/>
          <w:sz w:val="24"/>
          <w:szCs w:val="24"/>
          <w:u w:val="single"/>
        </w:rPr>
      </w:pPr>
    </w:p>
    <w:p w14:paraId="08922633" w14:textId="14BA267E" w:rsidR="008D101F" w:rsidRDefault="008D101F" w:rsidP="00A81376">
      <w:pPr>
        <w:rPr>
          <w:b/>
          <w:sz w:val="24"/>
          <w:szCs w:val="24"/>
          <w:u w:val="single"/>
        </w:rPr>
      </w:pPr>
    </w:p>
    <w:p w14:paraId="6F4C3D2F" w14:textId="21B77C5F" w:rsidR="008D101F" w:rsidRDefault="008D101F" w:rsidP="00A81376">
      <w:pPr>
        <w:rPr>
          <w:b/>
          <w:sz w:val="24"/>
          <w:szCs w:val="24"/>
          <w:u w:val="single"/>
        </w:rPr>
      </w:pPr>
    </w:p>
    <w:p w14:paraId="77F30C1F" w14:textId="180860D7" w:rsidR="008D101F" w:rsidRDefault="008D101F" w:rsidP="00A81376">
      <w:pPr>
        <w:rPr>
          <w:b/>
          <w:sz w:val="24"/>
          <w:szCs w:val="24"/>
          <w:u w:val="single"/>
        </w:rPr>
      </w:pPr>
    </w:p>
    <w:p w14:paraId="0CC3D016" w14:textId="72426C07" w:rsidR="00C95010" w:rsidRDefault="00C95010" w:rsidP="00A81376">
      <w:pPr>
        <w:rPr>
          <w:b/>
          <w:sz w:val="24"/>
          <w:szCs w:val="24"/>
          <w:u w:val="single"/>
        </w:rPr>
      </w:pPr>
    </w:p>
    <w:p w14:paraId="212EBE8C" w14:textId="2D4633CE" w:rsidR="008D101F" w:rsidRDefault="00013428" w:rsidP="00A81376">
      <w:pPr>
        <w:rPr>
          <w:b/>
          <w:sz w:val="24"/>
          <w:szCs w:val="24"/>
          <w:u w:val="single"/>
        </w:rPr>
      </w:pPr>
      <w:r>
        <w:rPr>
          <w:b/>
          <w:noProof/>
          <w:sz w:val="24"/>
          <w:szCs w:val="24"/>
          <w:u w:val="single"/>
        </w:rPr>
        <w:lastRenderedPageBreak/>
        <mc:AlternateContent>
          <mc:Choice Requires="wpg">
            <w:drawing>
              <wp:anchor distT="0" distB="0" distL="114300" distR="114300" simplePos="0" relativeHeight="251713536" behindDoc="0" locked="0" layoutInCell="1" allowOverlap="1" wp14:anchorId="793E33E9" wp14:editId="3095F81E">
                <wp:simplePos x="0" y="0"/>
                <wp:positionH relativeFrom="column">
                  <wp:posOffset>159488</wp:posOffset>
                </wp:positionH>
                <wp:positionV relativeFrom="paragraph">
                  <wp:posOffset>10633</wp:posOffset>
                </wp:positionV>
                <wp:extent cx="5564669" cy="2906454"/>
                <wp:effectExtent l="0" t="0" r="17145" b="0"/>
                <wp:wrapNone/>
                <wp:docPr id="67" name="Group 67"/>
                <wp:cNvGraphicFramePr/>
                <a:graphic xmlns:a="http://schemas.openxmlformats.org/drawingml/2006/main">
                  <a:graphicData uri="http://schemas.microsoft.com/office/word/2010/wordprocessingGroup">
                    <wpg:wgp>
                      <wpg:cNvGrpSpPr/>
                      <wpg:grpSpPr>
                        <a:xfrm>
                          <a:off x="0" y="0"/>
                          <a:ext cx="5564669" cy="2906454"/>
                          <a:chOff x="0" y="0"/>
                          <a:chExt cx="5564669" cy="2906454"/>
                        </a:xfrm>
                      </wpg:grpSpPr>
                      <wpg:grpSp>
                        <wpg:cNvPr id="57" name="Group 57"/>
                        <wpg:cNvGrpSpPr/>
                        <wpg:grpSpPr>
                          <a:xfrm>
                            <a:off x="53163" y="0"/>
                            <a:ext cx="5511506" cy="2693773"/>
                            <a:chOff x="-1" y="0"/>
                            <a:chExt cx="5511763" cy="2693796"/>
                          </a:xfrm>
                        </wpg:grpSpPr>
                        <pic:pic xmlns:pic="http://schemas.openxmlformats.org/drawingml/2006/picture">
                          <pic:nvPicPr>
                            <pic:cNvPr id="23" name="Picture 23"/>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1" y="0"/>
                              <a:ext cx="3222486" cy="2606423"/>
                            </a:xfrm>
                            <a:prstGeom prst="rect">
                              <a:avLst/>
                            </a:prstGeom>
                          </pic:spPr>
                        </pic:pic>
                        <wps:wsp>
                          <wps:cNvPr id="50" name="Straight Arrow Connector 50"/>
                          <wps:cNvCnPr/>
                          <wps:spPr>
                            <a:xfrm flipV="1">
                              <a:off x="2790770" y="391131"/>
                              <a:ext cx="400050" cy="1809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1" name="Text Box 51"/>
                          <wps:cNvSpPr txBox="1"/>
                          <wps:spPr>
                            <a:xfrm>
                              <a:off x="3314040" y="169138"/>
                              <a:ext cx="1285875" cy="704850"/>
                            </a:xfrm>
                            <a:prstGeom prst="rect">
                              <a:avLst/>
                            </a:prstGeom>
                            <a:solidFill>
                              <a:schemeClr val="lt1"/>
                            </a:solidFill>
                            <a:ln w="6350">
                              <a:solidFill>
                                <a:prstClr val="black"/>
                              </a:solidFill>
                            </a:ln>
                          </wps:spPr>
                          <wps:txbx>
                            <w:txbxContent>
                              <w:p w14:paraId="56E38766" w14:textId="2D32C485" w:rsidR="0025711E" w:rsidRDefault="0025711E">
                                <w:r>
                                  <w:t>Once again allows all queries to be filtered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2" name="Straight Arrow Connector 52"/>
                          <wps:cNvCnPr/>
                          <wps:spPr>
                            <a:xfrm>
                              <a:off x="2790597" y="1321336"/>
                              <a:ext cx="636859" cy="10343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3" name="Text Box 53"/>
                          <wps:cNvSpPr txBox="1"/>
                          <wps:spPr>
                            <a:xfrm>
                              <a:off x="3596466" y="960246"/>
                              <a:ext cx="1915296" cy="1733550"/>
                            </a:xfrm>
                            <a:prstGeom prst="rect">
                              <a:avLst/>
                            </a:prstGeom>
                            <a:solidFill>
                              <a:schemeClr val="lt1"/>
                            </a:solidFill>
                            <a:ln w="6350">
                              <a:solidFill>
                                <a:prstClr val="black"/>
                              </a:solidFill>
                            </a:ln>
                          </wps:spPr>
                          <wps:txbx>
                            <w:txbxContent>
                              <w:p w14:paraId="68E0FDF7" w14:textId="5F2469FB" w:rsidR="0025711E" w:rsidRDefault="0025711E">
                                <w:r>
                                  <w:t>Allows priority, status, name of specialist assigned to the problem, reporter, time of the incident being reported, when its due be and the problem type to be displayed so that specialist/operators can view all the jobs, edit them or search for previous solutions.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61" name="Text Box 61"/>
                        <wps:cNvSpPr txBox="1"/>
                        <wps:spPr>
                          <a:xfrm>
                            <a:off x="0" y="2573079"/>
                            <a:ext cx="1945758" cy="333375"/>
                          </a:xfrm>
                          <a:prstGeom prst="rect">
                            <a:avLst/>
                          </a:prstGeom>
                          <a:noFill/>
                          <a:ln w="6350">
                            <a:noFill/>
                          </a:ln>
                        </wps:spPr>
                        <wps:txbx>
                          <w:txbxContent>
                            <w:p w14:paraId="55D37252" w14:textId="4C3AB83A" w:rsidR="00765CCE" w:rsidRPr="00013428" w:rsidRDefault="00AD10D4" w:rsidP="00765CCE">
                              <w:pPr>
                                <w:rPr>
                                  <w:sz w:val="20"/>
                                  <w:szCs w:val="24"/>
                                </w:rPr>
                              </w:pPr>
                              <w:r w:rsidRPr="00013428">
                                <w:rPr>
                                  <w:sz w:val="20"/>
                                  <w:szCs w:val="24"/>
                                </w:rPr>
                                <w:t xml:space="preserve">Figure 5 - </w:t>
                              </w:r>
                              <w:r w:rsidR="00765CCE" w:rsidRPr="00013428">
                                <w:rPr>
                                  <w:sz w:val="20"/>
                                  <w:szCs w:val="24"/>
                                </w:rPr>
                                <w:t>Query List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93E33E9" id="Group 67" o:spid="_x0000_s1074" style="position:absolute;margin-left:12.55pt;margin-top:.85pt;width:438.15pt;height:228.85pt;z-index:251713536" coordsize="55646,290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">
                <v:group id="Group 57" o:spid="_x0000_s1075" style="position:absolute;left:531;width:55115;height:26937" coordorigin="" coordsize="55117,26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shape id="Picture 23" o:spid="_x0000_s1076" type="#_x0000_t75" style="position:absolute;width:32224;height:260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">
                    <v:imagedata r:id="rId17" o:title=""/>
                  </v:shape>
                  <v:shape id="Straight Arrow Connector 50" o:spid="_x0000_s1077" type="#_x0000_t32" style="position:absolute;left:27907;top:3911;width:4001;height:18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" strokecolor="#4472c4 [3204]" strokeweight=".5pt">
                    <v:stroke endarrow="block" joinstyle="miter"/>
                  </v:shape>
                  <v:shape id="Text Box 51" o:spid="_x0000_s1078" type="#_x0000_t202" style="position:absolute;left:33140;top:1691;width:12859;height:7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" fillcolor="white [3201]" strokeweight=".5pt">
                    <v:textbox>
                      <w:txbxContent>
                        <w:p w14:paraId="56E38766" w14:textId="2D32C485" w:rsidR="0025711E" w:rsidRDefault="0025711E">
                          <w:r>
                            <w:t>Once again allows all queries to be filtered</w:t>
                          </w:r>
                        </w:p>
                      </w:txbxContent>
                    </v:textbox>
                  </v:shape>
                  <v:shape id="Straight Arrow Connector 52" o:spid="_x0000_s1079" type="#_x0000_t32" style="position:absolute;left:27905;top:13213;width:6369;height:10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" strokecolor="#4472c4 [3204]" strokeweight=".5pt">
                    <v:stroke endarrow="block" joinstyle="miter"/>
                  </v:shape>
                  <v:shape id="Text Box 53" o:spid="_x0000_s1080" type="#_x0000_t202" style="position:absolute;left:35964;top:9602;width:19153;height:17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" fillcolor="white [3201]" strokeweight=".5pt">
                    <v:textbox>
                      <w:txbxContent>
                        <w:p w14:paraId="68E0FDF7" w14:textId="5F2469FB" w:rsidR="0025711E" w:rsidRDefault="0025711E">
                          <w:r>
                            <w:t>Allows priority, status, name of specialist assigned to the problem, reporter, time of the incident being reported, when its due be and the problem type to be displayed so that specialist/operators can view all the jobs, edit them or search for previous solutions.</w:t>
                          </w:r>
                        </w:p>
                      </w:txbxContent>
                    </v:textbox>
                  </v:shape>
                </v:group>
                <v:shape id="Text Box 61" o:spid="_x0000_s1081" type="#_x0000_t202" style="position:absolute;top:25730;width:19457;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" filled="f" stroked="f" strokeweight=".5pt">
                  <v:textbox>
                    <w:txbxContent>
                      <w:p w14:paraId="55D37252" w14:textId="4C3AB83A" w:rsidR="00765CCE" w:rsidRPr="00013428" w:rsidRDefault="00AD10D4" w:rsidP="00765CCE">
                        <w:pPr>
                          <w:rPr>
                            <w:sz w:val="20"/>
                            <w:szCs w:val="24"/>
                          </w:rPr>
                        </w:pPr>
                        <w:r w:rsidRPr="00013428">
                          <w:rPr>
                            <w:sz w:val="20"/>
                            <w:szCs w:val="24"/>
                          </w:rPr>
                          <w:t xml:space="preserve">Figure 5 - </w:t>
                        </w:r>
                        <w:r w:rsidR="00765CCE" w:rsidRPr="00013428">
                          <w:rPr>
                            <w:sz w:val="20"/>
                            <w:szCs w:val="24"/>
                          </w:rPr>
                          <w:t>Query List Page</w:t>
                        </w:r>
                      </w:p>
                    </w:txbxContent>
                  </v:textbox>
                </v:shape>
              </v:group>
            </w:pict>
          </mc:Fallback>
        </mc:AlternateContent>
      </w:r>
    </w:p>
    <w:p w14:paraId="2F244755" w14:textId="39FACB49" w:rsidR="008D101F" w:rsidRDefault="008D101F" w:rsidP="00A81376">
      <w:pPr>
        <w:rPr>
          <w:b/>
          <w:sz w:val="24"/>
          <w:szCs w:val="24"/>
          <w:u w:val="single"/>
        </w:rPr>
      </w:pPr>
    </w:p>
    <w:p w14:paraId="05175C16" w14:textId="32AAC553" w:rsidR="008D101F" w:rsidRDefault="008D101F" w:rsidP="00A81376">
      <w:pPr>
        <w:rPr>
          <w:b/>
          <w:sz w:val="24"/>
          <w:szCs w:val="24"/>
          <w:u w:val="single"/>
        </w:rPr>
      </w:pPr>
    </w:p>
    <w:p w14:paraId="34C90CB6" w14:textId="75B06FE1" w:rsidR="008D101F" w:rsidRDefault="008D101F" w:rsidP="00A81376">
      <w:pPr>
        <w:rPr>
          <w:b/>
          <w:sz w:val="24"/>
          <w:szCs w:val="24"/>
          <w:u w:val="single"/>
        </w:rPr>
      </w:pPr>
    </w:p>
    <w:p w14:paraId="3FD34629" w14:textId="37888A18" w:rsidR="008D101F" w:rsidRDefault="008D101F" w:rsidP="00A81376">
      <w:pPr>
        <w:rPr>
          <w:b/>
          <w:sz w:val="24"/>
          <w:szCs w:val="24"/>
          <w:u w:val="single"/>
        </w:rPr>
      </w:pPr>
    </w:p>
    <w:p w14:paraId="146FF8AE" w14:textId="1B12071E" w:rsidR="008D101F" w:rsidRDefault="008D101F" w:rsidP="00A81376">
      <w:pPr>
        <w:rPr>
          <w:b/>
          <w:sz w:val="24"/>
          <w:szCs w:val="24"/>
          <w:u w:val="single"/>
        </w:rPr>
      </w:pPr>
    </w:p>
    <w:p w14:paraId="77245D4C" w14:textId="0BA0D04B" w:rsidR="008D101F" w:rsidRDefault="008D101F" w:rsidP="00A81376">
      <w:pPr>
        <w:rPr>
          <w:b/>
          <w:sz w:val="24"/>
          <w:szCs w:val="24"/>
          <w:u w:val="single"/>
        </w:rPr>
      </w:pPr>
    </w:p>
    <w:p w14:paraId="17D97C81" w14:textId="5323FEF8" w:rsidR="00D25BDB" w:rsidRDefault="00D25BDB" w:rsidP="00A81376">
      <w:pPr>
        <w:rPr>
          <w:b/>
          <w:sz w:val="24"/>
          <w:szCs w:val="24"/>
          <w:u w:val="single"/>
        </w:rPr>
      </w:pPr>
    </w:p>
    <w:p w14:paraId="06912FE4" w14:textId="459A4A5C" w:rsidR="00D25BDB" w:rsidRDefault="00D25BDB" w:rsidP="00A81376">
      <w:pPr>
        <w:rPr>
          <w:b/>
          <w:sz w:val="24"/>
          <w:szCs w:val="24"/>
          <w:u w:val="single"/>
        </w:rPr>
      </w:pPr>
    </w:p>
    <w:p w14:paraId="59F1E16D" w14:textId="065FD71B" w:rsidR="00D25BDB" w:rsidRDefault="00013428" w:rsidP="00A81376">
      <w:pPr>
        <w:rPr>
          <w:b/>
          <w:sz w:val="24"/>
          <w:szCs w:val="24"/>
          <w:u w:val="single"/>
        </w:rPr>
      </w:pPr>
      <w:r>
        <w:rPr>
          <w:b/>
          <w:noProof/>
          <w:sz w:val="24"/>
          <w:szCs w:val="24"/>
          <w:u w:val="single"/>
        </w:rPr>
        <mc:AlternateContent>
          <mc:Choice Requires="wpg">
            <w:drawing>
              <wp:anchor distT="0" distB="0" distL="114300" distR="114300" simplePos="0" relativeHeight="251716608" behindDoc="0" locked="0" layoutInCell="1" allowOverlap="1" wp14:anchorId="25CBE8BF" wp14:editId="45110472">
                <wp:simplePos x="0" y="0"/>
                <wp:positionH relativeFrom="margin">
                  <wp:align>center</wp:align>
                </wp:positionH>
                <wp:positionV relativeFrom="paragraph">
                  <wp:posOffset>213449</wp:posOffset>
                </wp:positionV>
                <wp:extent cx="5406390" cy="2917087"/>
                <wp:effectExtent l="0" t="0" r="22860" b="0"/>
                <wp:wrapNone/>
                <wp:docPr id="68" name="Group 68"/>
                <wp:cNvGraphicFramePr/>
                <a:graphic xmlns:a="http://schemas.openxmlformats.org/drawingml/2006/main">
                  <a:graphicData uri="http://schemas.microsoft.com/office/word/2010/wordprocessingGroup">
                    <wpg:wgp>
                      <wpg:cNvGrpSpPr/>
                      <wpg:grpSpPr>
                        <a:xfrm>
                          <a:off x="0" y="0"/>
                          <a:ext cx="5406390" cy="2917087"/>
                          <a:chOff x="0" y="0"/>
                          <a:chExt cx="5406390" cy="2917087"/>
                        </a:xfrm>
                      </wpg:grpSpPr>
                      <wpg:grpSp>
                        <wpg:cNvPr id="56" name="Group 56"/>
                        <wpg:cNvGrpSpPr/>
                        <wpg:grpSpPr>
                          <a:xfrm>
                            <a:off x="0" y="0"/>
                            <a:ext cx="5406390" cy="2606040"/>
                            <a:chOff x="0" y="0"/>
                            <a:chExt cx="5406515" cy="2606400"/>
                          </a:xfrm>
                        </wpg:grpSpPr>
                        <pic:pic xmlns:pic="http://schemas.openxmlformats.org/drawingml/2006/picture">
                          <pic:nvPicPr>
                            <pic:cNvPr id="24" name="Picture 24"/>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3384845" cy="2606400"/>
                            </a:xfrm>
                            <a:prstGeom prst="rect">
                              <a:avLst/>
                            </a:prstGeom>
                          </pic:spPr>
                        </pic:pic>
                        <wps:wsp>
                          <wps:cNvPr id="54" name="Straight Arrow Connector 54"/>
                          <wps:cNvCnPr/>
                          <wps:spPr>
                            <a:xfrm flipV="1">
                              <a:off x="2764343" y="919685"/>
                              <a:ext cx="517983" cy="581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5" name="Text Box 55"/>
                          <wps:cNvSpPr txBox="1"/>
                          <wps:spPr>
                            <a:xfrm>
                              <a:off x="3356324" y="544411"/>
                              <a:ext cx="2050191" cy="1543381"/>
                            </a:xfrm>
                            <a:prstGeom prst="rect">
                              <a:avLst/>
                            </a:prstGeom>
                            <a:solidFill>
                              <a:schemeClr val="lt1"/>
                            </a:solidFill>
                            <a:ln w="6350">
                              <a:solidFill>
                                <a:prstClr val="black"/>
                              </a:solidFill>
                            </a:ln>
                          </wps:spPr>
                          <wps:txbx>
                            <w:txbxContent>
                              <w:p w14:paraId="6BBEBBA3" w14:textId="4E8CAB62" w:rsidR="0025711E" w:rsidRDefault="0025711E">
                                <w:r>
                                  <w:t>This is what the users will see when they click into an already open job which they want to edit, all the information will be filled in which previously wasn’t and the user will be able to change what they need to accordingly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62" name="Text Box 62"/>
                        <wps:cNvSpPr txBox="1"/>
                        <wps:spPr>
                          <a:xfrm>
                            <a:off x="53163" y="2583712"/>
                            <a:ext cx="2275367" cy="333375"/>
                          </a:xfrm>
                          <a:prstGeom prst="rect">
                            <a:avLst/>
                          </a:prstGeom>
                          <a:noFill/>
                          <a:ln w="6350">
                            <a:noFill/>
                          </a:ln>
                        </wps:spPr>
                        <wps:txbx>
                          <w:txbxContent>
                            <w:p w14:paraId="0AF2BAD5" w14:textId="6BE99BEC" w:rsidR="00765CCE" w:rsidRPr="00013428" w:rsidRDefault="00AD10D4" w:rsidP="00765CCE">
                              <w:pPr>
                                <w:rPr>
                                  <w:sz w:val="20"/>
                                  <w:szCs w:val="24"/>
                                </w:rPr>
                              </w:pPr>
                              <w:r w:rsidRPr="00013428">
                                <w:rPr>
                                  <w:sz w:val="20"/>
                                  <w:szCs w:val="24"/>
                                </w:rPr>
                                <w:t xml:space="preserve">Figure 6 - </w:t>
                              </w:r>
                              <w:r w:rsidR="00765CCE" w:rsidRPr="00013428">
                                <w:rPr>
                                  <w:sz w:val="20"/>
                                  <w:szCs w:val="24"/>
                                </w:rPr>
                                <w:t>Edit Problem/Query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5CBE8BF" id="Group 68" o:spid="_x0000_s1082" style="position:absolute;margin-left:0;margin-top:16.8pt;width:425.7pt;height:229.7pt;z-index:251716608;mso-position-horizontal:center;mso-position-horizontal-relative:margin" coordsize="54063,291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">
                <v:group id="Group 56" o:spid="_x0000_s1083" style="position:absolute;width:54063;height:26060" coordsize="54065,26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Picture 24" o:spid="_x0000_s1084" type="#_x0000_t75" style="position:absolute;width:33848;height:260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">
                    <v:imagedata r:id="rId19" o:title=""/>
                  </v:shape>
                  <v:shape id="Straight Arrow Connector 54" o:spid="_x0000_s1085" type="#_x0000_t32" style="position:absolute;left:27643;top:9196;width:5180;height:58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" strokecolor="#4472c4 [3204]" strokeweight=".5pt">
                    <v:stroke endarrow="block" joinstyle="miter"/>
                  </v:shape>
                  <v:shape id="Text Box 55" o:spid="_x0000_s1086" type="#_x0000_t202" style="position:absolute;left:33563;top:5444;width:20502;height:15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" fillcolor="white [3201]" strokeweight=".5pt">
                    <v:textbox>
                      <w:txbxContent>
                        <w:p w14:paraId="6BBEBBA3" w14:textId="4E8CAB62" w:rsidR="0025711E" w:rsidRDefault="0025711E">
                          <w:r>
                            <w:t>This is what the users will see when they click into an already open job which they want to edit, all the information will be filled in which previously wasn’t and the user will be able to change what they need to accordingly</w:t>
                          </w:r>
                        </w:p>
                      </w:txbxContent>
                    </v:textbox>
                  </v:shape>
                </v:group>
                <v:shape id="Text Box 62" o:spid="_x0000_s1087" type="#_x0000_t202" style="position:absolute;left:531;top:25837;width:22754;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" filled="f" stroked="f" strokeweight=".5pt">
                  <v:textbox>
                    <w:txbxContent>
                      <w:p w14:paraId="0AF2BAD5" w14:textId="6BE99BEC" w:rsidR="00765CCE" w:rsidRPr="00013428" w:rsidRDefault="00AD10D4" w:rsidP="00765CCE">
                        <w:pPr>
                          <w:rPr>
                            <w:sz w:val="20"/>
                            <w:szCs w:val="24"/>
                          </w:rPr>
                        </w:pPr>
                        <w:r w:rsidRPr="00013428">
                          <w:rPr>
                            <w:sz w:val="20"/>
                            <w:szCs w:val="24"/>
                          </w:rPr>
                          <w:t xml:space="preserve">Figure 6 - </w:t>
                        </w:r>
                        <w:r w:rsidR="00765CCE" w:rsidRPr="00013428">
                          <w:rPr>
                            <w:sz w:val="20"/>
                            <w:szCs w:val="24"/>
                          </w:rPr>
                          <w:t>Edit Problem/Query Page</w:t>
                        </w:r>
                      </w:p>
                    </w:txbxContent>
                  </v:textbox>
                </v:shape>
                <w10:wrap anchorx="margin"/>
              </v:group>
            </w:pict>
          </mc:Fallback>
        </mc:AlternateContent>
      </w:r>
    </w:p>
    <w:p w14:paraId="5ECBC76A" w14:textId="181EBA2E" w:rsidR="00D25BDB" w:rsidRDefault="00D25BDB" w:rsidP="00A81376">
      <w:pPr>
        <w:rPr>
          <w:b/>
          <w:sz w:val="24"/>
          <w:szCs w:val="24"/>
          <w:u w:val="single"/>
        </w:rPr>
      </w:pPr>
    </w:p>
    <w:p w14:paraId="2A890E12" w14:textId="74A378C7" w:rsidR="00D25BDB" w:rsidRDefault="00D25BDB" w:rsidP="00A81376">
      <w:pPr>
        <w:rPr>
          <w:b/>
          <w:sz w:val="24"/>
          <w:szCs w:val="24"/>
          <w:u w:val="single"/>
        </w:rPr>
      </w:pPr>
    </w:p>
    <w:p w14:paraId="4513B991" w14:textId="77777777" w:rsidR="00D25BDB" w:rsidRDefault="00D25BDB" w:rsidP="00A81376">
      <w:pPr>
        <w:rPr>
          <w:b/>
          <w:sz w:val="24"/>
          <w:szCs w:val="24"/>
          <w:u w:val="single"/>
        </w:rPr>
      </w:pPr>
    </w:p>
    <w:p w14:paraId="0E1FE5C6" w14:textId="77777777" w:rsidR="00765CCE" w:rsidRDefault="00765CCE" w:rsidP="00765CCE">
      <w:pPr>
        <w:rPr>
          <w:b/>
          <w:sz w:val="24"/>
          <w:szCs w:val="24"/>
          <w:u w:val="single"/>
        </w:rPr>
      </w:pPr>
    </w:p>
    <w:p w14:paraId="2FCDE373" w14:textId="77777777" w:rsidR="00765CCE" w:rsidRDefault="00765CCE" w:rsidP="007C1480">
      <w:pPr>
        <w:rPr>
          <w:b/>
          <w:sz w:val="24"/>
          <w:szCs w:val="24"/>
          <w:u w:val="single"/>
        </w:rPr>
      </w:pPr>
    </w:p>
    <w:p w14:paraId="73ACCB0B" w14:textId="56079200" w:rsidR="00110BB4" w:rsidRDefault="00110BB4" w:rsidP="00110BB4">
      <w:pPr>
        <w:pStyle w:val="ListParagraph"/>
        <w:rPr>
          <w:b/>
          <w:sz w:val="24"/>
          <w:szCs w:val="24"/>
          <w:u w:val="single"/>
        </w:rPr>
      </w:pPr>
    </w:p>
    <w:p w14:paraId="7B78FF56" w14:textId="6BE87150" w:rsidR="00110BB4" w:rsidRDefault="00110BB4" w:rsidP="00110BB4">
      <w:pPr>
        <w:pStyle w:val="ListParagraph"/>
        <w:rPr>
          <w:b/>
          <w:sz w:val="24"/>
          <w:szCs w:val="24"/>
          <w:u w:val="single"/>
        </w:rPr>
      </w:pPr>
    </w:p>
    <w:p w14:paraId="4F4FF9A1" w14:textId="50DB6E0D" w:rsidR="00110BB4" w:rsidRDefault="00110BB4" w:rsidP="00110BB4">
      <w:pPr>
        <w:pStyle w:val="ListParagraph"/>
        <w:rPr>
          <w:b/>
          <w:sz w:val="24"/>
          <w:szCs w:val="24"/>
          <w:u w:val="single"/>
        </w:rPr>
      </w:pPr>
    </w:p>
    <w:p w14:paraId="76C27C77" w14:textId="703ECC68" w:rsidR="00C95010" w:rsidRDefault="00C95010" w:rsidP="00110BB4">
      <w:pPr>
        <w:pStyle w:val="ListParagraph"/>
        <w:rPr>
          <w:b/>
          <w:sz w:val="24"/>
          <w:szCs w:val="24"/>
          <w:u w:val="single"/>
        </w:rPr>
      </w:pPr>
    </w:p>
    <w:p w14:paraId="04461DF1" w14:textId="51AA7C09" w:rsidR="00C95010" w:rsidRDefault="00C95010" w:rsidP="00110BB4">
      <w:pPr>
        <w:pStyle w:val="ListParagraph"/>
        <w:rPr>
          <w:b/>
          <w:sz w:val="24"/>
          <w:szCs w:val="24"/>
          <w:u w:val="single"/>
        </w:rPr>
      </w:pPr>
    </w:p>
    <w:p w14:paraId="0EEFDC69" w14:textId="77777777" w:rsidR="00110BB4" w:rsidRPr="00110BB4" w:rsidRDefault="00110BB4" w:rsidP="00110BB4">
      <w:pPr>
        <w:pStyle w:val="ListParagraph"/>
        <w:rPr>
          <w:b/>
          <w:sz w:val="24"/>
          <w:szCs w:val="24"/>
          <w:u w:val="single"/>
        </w:rPr>
      </w:pPr>
    </w:p>
    <w:p w14:paraId="289B121C" w14:textId="6FE00B50" w:rsidR="00765CCE" w:rsidRPr="00765CCE" w:rsidRDefault="00A81376" w:rsidP="00A63019">
      <w:pPr>
        <w:pStyle w:val="ListParagraph"/>
        <w:numPr>
          <w:ilvl w:val="0"/>
          <w:numId w:val="14"/>
        </w:numPr>
        <w:rPr>
          <w:b/>
          <w:sz w:val="24"/>
          <w:szCs w:val="24"/>
          <w:u w:val="single"/>
        </w:rPr>
      </w:pPr>
      <w:r w:rsidRPr="00765CCE">
        <w:rPr>
          <w:b/>
          <w:sz w:val="24"/>
          <w:szCs w:val="24"/>
          <w:u w:val="single"/>
        </w:rPr>
        <w:t xml:space="preserve">How </w:t>
      </w:r>
      <w:r w:rsidR="00935441">
        <w:rPr>
          <w:b/>
          <w:sz w:val="24"/>
          <w:szCs w:val="24"/>
          <w:u w:val="single"/>
        </w:rPr>
        <w:t xml:space="preserve">Will This </w:t>
      </w:r>
      <w:r w:rsidR="00FA3037">
        <w:rPr>
          <w:b/>
          <w:sz w:val="24"/>
          <w:szCs w:val="24"/>
          <w:u w:val="single"/>
        </w:rPr>
        <w:t>M</w:t>
      </w:r>
      <w:r w:rsidRPr="00765CCE">
        <w:rPr>
          <w:b/>
          <w:sz w:val="24"/>
          <w:szCs w:val="24"/>
          <w:u w:val="single"/>
        </w:rPr>
        <w:t xml:space="preserve">ake </w:t>
      </w:r>
      <w:r w:rsidR="00FA3037">
        <w:rPr>
          <w:b/>
          <w:sz w:val="24"/>
          <w:szCs w:val="24"/>
          <w:u w:val="single"/>
        </w:rPr>
        <w:t>L</w:t>
      </w:r>
      <w:r w:rsidRPr="00765CCE">
        <w:rPr>
          <w:b/>
          <w:sz w:val="24"/>
          <w:szCs w:val="24"/>
          <w:u w:val="single"/>
        </w:rPr>
        <w:t xml:space="preserve">ife </w:t>
      </w:r>
      <w:r w:rsidR="00FA3037">
        <w:rPr>
          <w:b/>
          <w:sz w:val="24"/>
          <w:szCs w:val="24"/>
          <w:u w:val="single"/>
        </w:rPr>
        <w:t>E</w:t>
      </w:r>
      <w:r w:rsidRPr="00765CCE">
        <w:rPr>
          <w:b/>
          <w:sz w:val="24"/>
          <w:szCs w:val="24"/>
          <w:u w:val="single"/>
        </w:rPr>
        <w:t xml:space="preserve">asier </w:t>
      </w:r>
      <w:r w:rsidR="00FA3037">
        <w:rPr>
          <w:b/>
          <w:sz w:val="24"/>
          <w:szCs w:val="24"/>
          <w:u w:val="single"/>
        </w:rPr>
        <w:t>F</w:t>
      </w:r>
      <w:r w:rsidRPr="00765CCE">
        <w:rPr>
          <w:b/>
          <w:sz w:val="24"/>
          <w:szCs w:val="24"/>
          <w:u w:val="single"/>
        </w:rPr>
        <w:t xml:space="preserve">or </w:t>
      </w:r>
      <w:r w:rsidR="00FA3037">
        <w:rPr>
          <w:b/>
          <w:sz w:val="24"/>
          <w:szCs w:val="24"/>
          <w:u w:val="single"/>
        </w:rPr>
        <w:t>T</w:t>
      </w:r>
      <w:r w:rsidRPr="00765CCE">
        <w:rPr>
          <w:b/>
          <w:sz w:val="24"/>
          <w:szCs w:val="24"/>
          <w:u w:val="single"/>
        </w:rPr>
        <w:t xml:space="preserve">he </w:t>
      </w:r>
      <w:r w:rsidR="00FA3037">
        <w:rPr>
          <w:b/>
          <w:sz w:val="24"/>
          <w:szCs w:val="24"/>
          <w:u w:val="single"/>
        </w:rPr>
        <w:t>S</w:t>
      </w:r>
      <w:r w:rsidRPr="00765CCE">
        <w:rPr>
          <w:b/>
          <w:sz w:val="24"/>
          <w:szCs w:val="24"/>
          <w:u w:val="single"/>
        </w:rPr>
        <w:t>takeholders?</w:t>
      </w:r>
    </w:p>
    <w:p w14:paraId="4F599770" w14:textId="77777777" w:rsidR="00BE0B7C" w:rsidRPr="00977DD4" w:rsidRDefault="00BE0B7C" w:rsidP="00BE0B7C">
      <w:pPr>
        <w:rPr>
          <w:sz w:val="24"/>
          <w:szCs w:val="24"/>
        </w:rPr>
      </w:pPr>
      <w:bookmarkStart w:id="3" w:name="_Hlk529370709"/>
      <w:r w:rsidRPr="00FF738F">
        <w:rPr>
          <w:szCs w:val="24"/>
        </w:rPr>
        <w:t>The current problem is described as ‘The current helpdesk operator logs the call in a records book and allocates one of a number of specialists to deal with the problem. This manual logging system is unsatisfactory as it means it is very difficult to track how the problem is dealt with.’ Therefore</w:t>
      </w:r>
      <w:r>
        <w:rPr>
          <w:szCs w:val="24"/>
        </w:rPr>
        <w:t>,</w:t>
      </w:r>
      <w:r w:rsidRPr="00FF738F">
        <w:rPr>
          <w:szCs w:val="24"/>
        </w:rPr>
        <w:t xml:space="preserve"> the new proposed solution should help make this easier as each call will be assigned a unique number</w:t>
      </w:r>
      <w:r>
        <w:rPr>
          <w:szCs w:val="24"/>
        </w:rPr>
        <w:t xml:space="preserve">. This </w:t>
      </w:r>
      <w:r w:rsidRPr="00FF738F">
        <w:rPr>
          <w:szCs w:val="24"/>
        </w:rPr>
        <w:t>then</w:t>
      </w:r>
      <w:r>
        <w:rPr>
          <w:szCs w:val="24"/>
        </w:rPr>
        <w:t xml:space="preserve"> implies that</w:t>
      </w:r>
      <w:r w:rsidRPr="00FF738F">
        <w:rPr>
          <w:szCs w:val="24"/>
        </w:rPr>
        <w:t xml:space="preserve"> all the user has to do is select the problem type from the information they have been given and then provide notes </w:t>
      </w:r>
      <w:r>
        <w:rPr>
          <w:szCs w:val="24"/>
        </w:rPr>
        <w:t>and a</w:t>
      </w:r>
      <w:r w:rsidRPr="00FF738F">
        <w:rPr>
          <w:szCs w:val="24"/>
        </w:rPr>
        <w:t xml:space="preserve"> description</w:t>
      </w:r>
      <w:r>
        <w:rPr>
          <w:szCs w:val="24"/>
        </w:rPr>
        <w:t>.</w:t>
      </w:r>
      <w:r w:rsidRPr="00FF738F">
        <w:rPr>
          <w:szCs w:val="24"/>
        </w:rPr>
        <w:t xml:space="preserve"> </w:t>
      </w:r>
      <w:r>
        <w:rPr>
          <w:szCs w:val="24"/>
        </w:rPr>
        <w:t>T</w:t>
      </w:r>
      <w:r w:rsidRPr="00FF738F">
        <w:rPr>
          <w:szCs w:val="24"/>
        </w:rPr>
        <w:t xml:space="preserve">he system will </w:t>
      </w:r>
      <w:r>
        <w:rPr>
          <w:szCs w:val="24"/>
        </w:rPr>
        <w:t xml:space="preserve">then </w:t>
      </w:r>
      <w:r w:rsidRPr="00FF738F">
        <w:rPr>
          <w:szCs w:val="24"/>
        </w:rPr>
        <w:t>select a specialist based on the problem type and the amount of jobs they have in their queue to make sure they all get evenly distributed as currently this is not the case. The operator will also be able to see which agents are active and how many jobs they have in their queue in case they need to manually select</w:t>
      </w:r>
    </w:p>
    <w:bookmarkEnd w:id="3"/>
    <w:p w14:paraId="3B1385D8" w14:textId="77777777" w:rsidR="00BE0B7C" w:rsidRPr="00FF738F" w:rsidRDefault="00BE0B7C" w:rsidP="00BE0B7C">
      <w:pPr>
        <w:rPr>
          <w:szCs w:val="24"/>
        </w:rPr>
      </w:pPr>
      <w:r w:rsidRPr="00FF738F">
        <w:rPr>
          <w:szCs w:val="24"/>
        </w:rPr>
        <w:t xml:space="preserve">This should also prevent paper trails getting lost as </w:t>
      </w:r>
      <w:r>
        <w:rPr>
          <w:szCs w:val="24"/>
        </w:rPr>
        <w:t>an online database</w:t>
      </w:r>
      <w:r w:rsidRPr="00FF738F">
        <w:rPr>
          <w:szCs w:val="24"/>
        </w:rPr>
        <w:t xml:space="preserve"> should provide a backup of all calls and data which </w:t>
      </w:r>
      <w:r>
        <w:rPr>
          <w:szCs w:val="24"/>
        </w:rPr>
        <w:t>is more efficient and mitigates data redundancy</w:t>
      </w:r>
      <w:r w:rsidRPr="00FF738F">
        <w:rPr>
          <w:szCs w:val="24"/>
        </w:rPr>
        <w:t xml:space="preserve">. </w:t>
      </w:r>
      <w:r>
        <w:rPr>
          <w:szCs w:val="24"/>
        </w:rPr>
        <w:t xml:space="preserve">In the case of multiple helpdesk </w:t>
      </w:r>
      <w:r>
        <w:rPr>
          <w:szCs w:val="24"/>
        </w:rPr>
        <w:lastRenderedPageBreak/>
        <w:t xml:space="preserve">operators in the future, the new system </w:t>
      </w:r>
      <w:r w:rsidRPr="00FF738F">
        <w:rPr>
          <w:szCs w:val="24"/>
        </w:rPr>
        <w:t xml:space="preserve">will help sort out jobs and keep track of ones </w:t>
      </w:r>
      <w:r>
        <w:rPr>
          <w:szCs w:val="24"/>
        </w:rPr>
        <w:t>that</w:t>
      </w:r>
      <w:r w:rsidRPr="00FF738F">
        <w:rPr>
          <w:szCs w:val="24"/>
        </w:rPr>
        <w:t xml:space="preserve"> have already been logged and will allow all operators to have access to these along with specialist</w:t>
      </w:r>
      <w:r>
        <w:rPr>
          <w:szCs w:val="24"/>
        </w:rPr>
        <w:t>. T</w:t>
      </w:r>
      <w:r w:rsidRPr="00FF738F">
        <w:rPr>
          <w:szCs w:val="24"/>
        </w:rPr>
        <w:t xml:space="preserve">his will also allow calls to be logged and received at the same time making the process more efficient and </w:t>
      </w:r>
      <w:r>
        <w:rPr>
          <w:szCs w:val="24"/>
        </w:rPr>
        <w:t>accessible</w:t>
      </w:r>
      <w:r w:rsidRPr="00FF738F">
        <w:rPr>
          <w:szCs w:val="24"/>
        </w:rPr>
        <w:t xml:space="preserve"> </w:t>
      </w:r>
      <w:r w:rsidRPr="00FF738F">
        <w:rPr>
          <w:szCs w:val="24"/>
        </w:rPr>
        <w:t>for the operators. It will also help with the timing of job</w:t>
      </w:r>
      <w:r>
        <w:rPr>
          <w:szCs w:val="24"/>
        </w:rPr>
        <w:t>s</w:t>
      </w:r>
      <w:r w:rsidRPr="00FF738F">
        <w:rPr>
          <w:szCs w:val="24"/>
        </w:rPr>
        <w:t xml:space="preserve"> as it will be easy to see </w:t>
      </w:r>
      <w:r>
        <w:rPr>
          <w:szCs w:val="24"/>
        </w:rPr>
        <w:t xml:space="preserve">how long the job </w:t>
      </w:r>
      <w:r w:rsidRPr="00FF738F">
        <w:rPr>
          <w:szCs w:val="24"/>
        </w:rPr>
        <w:t>has been live for</w:t>
      </w:r>
      <w:r>
        <w:rPr>
          <w:szCs w:val="24"/>
        </w:rPr>
        <w:t>,</w:t>
      </w:r>
      <w:r w:rsidRPr="00FF738F">
        <w:rPr>
          <w:szCs w:val="24"/>
        </w:rPr>
        <w:t xml:space="preserve"> so the specialist can see whether they</w:t>
      </w:r>
      <w:r>
        <w:rPr>
          <w:szCs w:val="24"/>
        </w:rPr>
        <w:t xml:space="preserve"> a</w:t>
      </w:r>
      <w:r w:rsidRPr="00FF738F">
        <w:rPr>
          <w:szCs w:val="24"/>
        </w:rPr>
        <w:t>re working towards their deadline as when the problem is logged the time and date is and the operator will have more information to give regarding follow up calls to the person experiencing the problem</w:t>
      </w:r>
      <w:r>
        <w:rPr>
          <w:szCs w:val="24"/>
        </w:rPr>
        <w:t>.</w:t>
      </w:r>
      <w:r w:rsidRPr="00FF738F">
        <w:rPr>
          <w:szCs w:val="24"/>
        </w:rPr>
        <w:t xml:space="preserve"> </w:t>
      </w:r>
      <w:r>
        <w:rPr>
          <w:szCs w:val="24"/>
        </w:rPr>
        <w:t>O</w:t>
      </w:r>
      <w:r w:rsidRPr="00FF738F">
        <w:rPr>
          <w:szCs w:val="24"/>
        </w:rPr>
        <w:t>n the topic of follow up calls</w:t>
      </w:r>
      <w:r>
        <w:rPr>
          <w:szCs w:val="24"/>
        </w:rPr>
        <w:t>,</w:t>
      </w:r>
      <w:r w:rsidRPr="00FF738F">
        <w:rPr>
          <w:szCs w:val="24"/>
        </w:rPr>
        <w:t xml:space="preserve"> </w:t>
      </w:r>
      <w:r>
        <w:rPr>
          <w:szCs w:val="24"/>
        </w:rPr>
        <w:t xml:space="preserve">using the filter feature would be more advantageous as the paper system </w:t>
      </w:r>
      <w:r w:rsidRPr="00FF738F">
        <w:rPr>
          <w:szCs w:val="24"/>
        </w:rPr>
        <w:t xml:space="preserve">would not be sorted in any particular manner so </w:t>
      </w:r>
      <w:r>
        <w:rPr>
          <w:szCs w:val="24"/>
        </w:rPr>
        <w:t xml:space="preserve">it </w:t>
      </w:r>
      <w:r w:rsidRPr="00FF738F">
        <w:rPr>
          <w:szCs w:val="24"/>
        </w:rPr>
        <w:t>could take a long time to find a previous call from a customer. With the ability of being able to filter and sort jobs according to problem types, this could become a very useful feature for specialist</w:t>
      </w:r>
      <w:r>
        <w:rPr>
          <w:szCs w:val="24"/>
        </w:rPr>
        <w:t>s</w:t>
      </w:r>
      <w:r w:rsidRPr="00FF738F">
        <w:rPr>
          <w:szCs w:val="24"/>
        </w:rPr>
        <w:t xml:space="preserve"> if they have dealt with </w:t>
      </w:r>
      <w:r>
        <w:rPr>
          <w:szCs w:val="24"/>
        </w:rPr>
        <w:t>similar jobs previously. T</w:t>
      </w:r>
      <w:r w:rsidRPr="00FF738F">
        <w:rPr>
          <w:szCs w:val="24"/>
        </w:rPr>
        <w:t xml:space="preserve">hey can use </w:t>
      </w:r>
      <w:r>
        <w:rPr>
          <w:szCs w:val="24"/>
        </w:rPr>
        <w:t xml:space="preserve">the information from the previous jobs </w:t>
      </w:r>
      <w:r w:rsidRPr="00FF738F">
        <w:rPr>
          <w:szCs w:val="24"/>
        </w:rPr>
        <w:t>to help solve new ones and can simply type in caller names to bring up details regarding previous problems or create new ones.</w:t>
      </w:r>
    </w:p>
    <w:p w14:paraId="7702875B" w14:textId="77777777" w:rsidR="00BE0B7C" w:rsidRPr="00543A8E" w:rsidRDefault="00BE0B7C" w:rsidP="00BE0B7C">
      <w:pPr>
        <w:rPr>
          <w:szCs w:val="24"/>
        </w:rPr>
      </w:pPr>
      <w:r w:rsidRPr="00FF738F">
        <w:rPr>
          <w:szCs w:val="24"/>
        </w:rPr>
        <w:t>One of the requirements was that the ‘system must allow problems and comments to be edited’ which on a manual paper system is not possible however on a</w:t>
      </w:r>
      <w:r>
        <w:rPr>
          <w:szCs w:val="24"/>
        </w:rPr>
        <w:t xml:space="preserve"> digital</w:t>
      </w:r>
      <w:r w:rsidRPr="00FF738F">
        <w:rPr>
          <w:szCs w:val="24"/>
        </w:rPr>
        <w:t xml:space="preserve"> system it is, so this will once again be advantageous to the company.</w:t>
      </w:r>
    </w:p>
    <w:p w14:paraId="64653FE5" w14:textId="5FA16DA0" w:rsidR="00A81376" w:rsidRPr="007634F1" w:rsidRDefault="00A81376" w:rsidP="00A63019">
      <w:pPr>
        <w:pStyle w:val="ListParagraph"/>
        <w:numPr>
          <w:ilvl w:val="0"/>
          <w:numId w:val="14"/>
        </w:numPr>
        <w:rPr>
          <w:b/>
          <w:sz w:val="24"/>
          <w:szCs w:val="24"/>
          <w:u w:val="single"/>
        </w:rPr>
      </w:pPr>
      <w:r w:rsidRPr="007634F1">
        <w:rPr>
          <w:b/>
          <w:sz w:val="24"/>
          <w:szCs w:val="24"/>
          <w:u w:val="single"/>
        </w:rPr>
        <w:t xml:space="preserve">Suggested </w:t>
      </w:r>
      <w:r w:rsidR="00FA3037">
        <w:rPr>
          <w:b/>
          <w:sz w:val="24"/>
          <w:szCs w:val="24"/>
          <w:u w:val="single"/>
        </w:rPr>
        <w:t>I</w:t>
      </w:r>
      <w:r w:rsidRPr="007634F1">
        <w:rPr>
          <w:b/>
          <w:sz w:val="24"/>
          <w:szCs w:val="24"/>
          <w:u w:val="single"/>
        </w:rPr>
        <w:t xml:space="preserve">mplementations </w:t>
      </w:r>
      <w:r w:rsidR="00FA3037">
        <w:rPr>
          <w:b/>
          <w:sz w:val="24"/>
          <w:szCs w:val="24"/>
          <w:u w:val="single"/>
        </w:rPr>
        <w:t>F</w:t>
      </w:r>
      <w:r w:rsidRPr="007634F1">
        <w:rPr>
          <w:b/>
          <w:sz w:val="24"/>
          <w:szCs w:val="24"/>
          <w:u w:val="single"/>
        </w:rPr>
        <w:t xml:space="preserve">or </w:t>
      </w:r>
      <w:r w:rsidR="00FA3037">
        <w:rPr>
          <w:b/>
          <w:sz w:val="24"/>
          <w:szCs w:val="24"/>
          <w:u w:val="single"/>
        </w:rPr>
        <w:t>F</w:t>
      </w:r>
      <w:r w:rsidRPr="007634F1">
        <w:rPr>
          <w:b/>
          <w:sz w:val="24"/>
          <w:szCs w:val="24"/>
          <w:u w:val="single"/>
        </w:rPr>
        <w:t xml:space="preserve">urther </w:t>
      </w:r>
      <w:r w:rsidR="00FA3037">
        <w:rPr>
          <w:b/>
          <w:sz w:val="24"/>
          <w:szCs w:val="24"/>
          <w:u w:val="single"/>
        </w:rPr>
        <w:t>V</w:t>
      </w:r>
      <w:r w:rsidRPr="007634F1">
        <w:rPr>
          <w:b/>
          <w:sz w:val="24"/>
          <w:szCs w:val="24"/>
          <w:u w:val="single"/>
        </w:rPr>
        <w:t>ersions</w:t>
      </w:r>
      <w:r w:rsidR="007634F1">
        <w:rPr>
          <w:b/>
          <w:sz w:val="24"/>
          <w:szCs w:val="24"/>
          <w:u w:val="single"/>
        </w:rPr>
        <w:t xml:space="preserve"> </w:t>
      </w:r>
      <w:r w:rsidR="00FA3037">
        <w:rPr>
          <w:b/>
          <w:sz w:val="24"/>
          <w:szCs w:val="24"/>
          <w:u w:val="single"/>
        </w:rPr>
        <w:t>B</w:t>
      </w:r>
      <w:r w:rsidR="007634F1">
        <w:rPr>
          <w:b/>
          <w:sz w:val="24"/>
          <w:szCs w:val="24"/>
          <w:u w:val="single"/>
        </w:rPr>
        <w:t xml:space="preserve">ased </w:t>
      </w:r>
      <w:r w:rsidR="00FA3037">
        <w:rPr>
          <w:b/>
          <w:sz w:val="24"/>
          <w:szCs w:val="24"/>
          <w:u w:val="single"/>
        </w:rPr>
        <w:t>O</w:t>
      </w:r>
      <w:r w:rsidR="007634F1">
        <w:rPr>
          <w:b/>
          <w:sz w:val="24"/>
          <w:szCs w:val="24"/>
          <w:u w:val="single"/>
        </w:rPr>
        <w:t xml:space="preserve">n </w:t>
      </w:r>
      <w:r w:rsidR="00FA3037">
        <w:rPr>
          <w:b/>
          <w:sz w:val="24"/>
          <w:szCs w:val="24"/>
          <w:u w:val="single"/>
        </w:rPr>
        <w:t>R</w:t>
      </w:r>
      <w:r w:rsidR="007634F1">
        <w:rPr>
          <w:b/>
          <w:sz w:val="24"/>
          <w:szCs w:val="24"/>
          <w:u w:val="single"/>
        </w:rPr>
        <w:t>equirements</w:t>
      </w:r>
    </w:p>
    <w:p w14:paraId="020A4769" w14:textId="32CAD8CF" w:rsidR="00BE0B7C" w:rsidRDefault="00BE0B7C" w:rsidP="00BE0B7C">
      <w:r>
        <w:t>A suggested implementation that will be made in the next iteration is the change of the colour from red to blue as it is seen as a more popular colour and is described as a ‘calm professional colour</w:t>
      </w:r>
      <w:sdt>
        <w:sdtPr>
          <w:id w:val="-1081668359"/>
          <w:citation/>
        </w:sdtPr>
        <w:sdtContent>
          <w:r>
            <w:fldChar w:fldCharType="begin"/>
          </w:r>
          <w:r>
            <w:instrText xml:space="preserve"> CITATION Mor14 \l 2057 </w:instrText>
          </w:r>
          <w:r>
            <w:fldChar w:fldCharType="separate"/>
          </w:r>
          <w:r>
            <w:rPr>
              <w:noProof/>
            </w:rPr>
            <w:t xml:space="preserve"> (Morin, 2014)</w:t>
          </w:r>
          <w:r>
            <w:fldChar w:fldCharType="end"/>
          </w:r>
        </w:sdtContent>
      </w:sdt>
      <w:r>
        <w:t>’.</w:t>
      </w:r>
      <w:r>
        <w:t xml:space="preserve"> On the other hand, red is seen to ‘reduce analytical thinking’ which will be less beneficial to the end user. Another implementation is creating a dedicated section for follow up calls, where notes are required about the call. Currently in the solutions state, it only allows for problems to be created </w:t>
      </w:r>
      <w:r>
        <w:t>or edited</w:t>
      </w:r>
      <w:r>
        <w:t xml:space="preserve"> and there is no specific section for follow up </w:t>
      </w:r>
      <w:r>
        <w:t>calls.</w:t>
      </w:r>
      <w:r>
        <w:t xml:space="preserve"> This could be implemented by adding a button for the user to look at open jobs and select follow up calls, where they will be prompted to include details on the call.</w:t>
      </w:r>
    </w:p>
    <w:p w14:paraId="5F622A0F" w14:textId="77777777" w:rsidR="00BE0B7C" w:rsidRPr="00543A8E" w:rsidRDefault="00BE0B7C" w:rsidP="00BE0B7C">
      <w:r>
        <w:t>The final functionality implementation is to allow data to be sorted based on several factors e.g. sorting based on open and closed queries, as currently it is limited to certain factors such as names which may be insufficient for particular queries where all information is not remembered.</w:t>
      </w:r>
    </w:p>
    <w:p w14:paraId="2CA857C1" w14:textId="596FE274" w:rsidR="00013428" w:rsidRPr="00013428" w:rsidRDefault="00013428" w:rsidP="00013428">
      <w:pPr>
        <w:pStyle w:val="ListParagraph"/>
        <w:numPr>
          <w:ilvl w:val="0"/>
          <w:numId w:val="14"/>
        </w:numPr>
        <w:rPr>
          <w:b/>
          <w:sz w:val="24"/>
          <w:u w:val="single"/>
        </w:rPr>
      </w:pPr>
      <w:r w:rsidRPr="00013428">
        <w:rPr>
          <w:b/>
          <w:sz w:val="24"/>
          <w:u w:val="single"/>
        </w:rPr>
        <w:t>Bibliography</w:t>
      </w:r>
    </w:p>
    <w:p w14:paraId="513B5590" w14:textId="77777777" w:rsidR="00013428" w:rsidRPr="00013428" w:rsidRDefault="00013428" w:rsidP="00013428">
      <w:pPr>
        <w:ind w:left="360"/>
      </w:pPr>
      <w:r w:rsidRPr="00013428">
        <w:t>Morin, A. (2014, February 4). How To Use Color Psychology To Give Your Business An Edge. Retrieved from Forbes: https://www.forbes.com/sites/amymorin/2014/02/04/how-to-use-color-psychology-to-give-your-business-an-edge/#3e04cc56170a</w:t>
      </w:r>
    </w:p>
    <w:p w14:paraId="31C86E45" w14:textId="6243741F" w:rsidR="00013428" w:rsidRPr="00013428" w:rsidRDefault="00013428" w:rsidP="00013428">
      <w:pPr>
        <w:ind w:left="360"/>
      </w:pPr>
      <w:r w:rsidRPr="00013428">
        <w:t>Patel, N. (2018, November 4). Psychology of Color. Retrieved from neilpatel: https://neilpatel.com/blog/psychology-of-color-and-conversions/</w:t>
      </w:r>
    </w:p>
    <w:sectPr w:rsidR="00013428" w:rsidRPr="0001342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D98397" w14:textId="77777777" w:rsidR="006773F5" w:rsidRDefault="006773F5" w:rsidP="00A80E41">
      <w:pPr>
        <w:spacing w:after="0" w:line="240" w:lineRule="auto"/>
      </w:pPr>
      <w:r>
        <w:separator/>
      </w:r>
    </w:p>
  </w:endnote>
  <w:endnote w:type="continuationSeparator" w:id="0">
    <w:p w14:paraId="782ECB93" w14:textId="77777777" w:rsidR="006773F5" w:rsidRDefault="006773F5" w:rsidP="00A80E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508745" w14:textId="77777777" w:rsidR="006773F5" w:rsidRDefault="006773F5" w:rsidP="00A80E41">
      <w:pPr>
        <w:spacing w:after="0" w:line="240" w:lineRule="auto"/>
      </w:pPr>
      <w:r>
        <w:separator/>
      </w:r>
    </w:p>
  </w:footnote>
  <w:footnote w:type="continuationSeparator" w:id="0">
    <w:p w14:paraId="6B3372D8" w14:textId="77777777" w:rsidR="006773F5" w:rsidRDefault="006773F5" w:rsidP="00A80E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5B593D"/>
    <w:multiLevelType w:val="hybridMultilevel"/>
    <w:tmpl w:val="8D8CB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7B6632"/>
    <w:multiLevelType w:val="hybridMultilevel"/>
    <w:tmpl w:val="0C5C74AE"/>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907BC3"/>
    <w:multiLevelType w:val="hybridMultilevel"/>
    <w:tmpl w:val="F312BF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2D0ACB"/>
    <w:multiLevelType w:val="hybridMultilevel"/>
    <w:tmpl w:val="90F6D7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EB35F2"/>
    <w:multiLevelType w:val="hybridMultilevel"/>
    <w:tmpl w:val="1A34C6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5C2BB1"/>
    <w:multiLevelType w:val="hybridMultilevel"/>
    <w:tmpl w:val="7214D52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EB95180"/>
    <w:multiLevelType w:val="hybridMultilevel"/>
    <w:tmpl w:val="DE223E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7C6D92"/>
    <w:multiLevelType w:val="hybridMultilevel"/>
    <w:tmpl w:val="6E52BC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F603E9F"/>
    <w:multiLevelType w:val="hybridMultilevel"/>
    <w:tmpl w:val="2E1C4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EA650F"/>
    <w:multiLevelType w:val="hybridMultilevel"/>
    <w:tmpl w:val="5648999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656B12D0"/>
    <w:multiLevelType w:val="hybridMultilevel"/>
    <w:tmpl w:val="F63E58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EE4FD0"/>
    <w:multiLevelType w:val="hybridMultilevel"/>
    <w:tmpl w:val="9722638A"/>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9403FB"/>
    <w:multiLevelType w:val="hybridMultilevel"/>
    <w:tmpl w:val="DCBA63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7B69ED"/>
    <w:multiLevelType w:val="hybridMultilevel"/>
    <w:tmpl w:val="F312BF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12"/>
  </w:num>
  <w:num w:numId="4">
    <w:abstractNumId w:val="13"/>
  </w:num>
  <w:num w:numId="5">
    <w:abstractNumId w:val="2"/>
  </w:num>
  <w:num w:numId="6">
    <w:abstractNumId w:val="10"/>
  </w:num>
  <w:num w:numId="7">
    <w:abstractNumId w:val="1"/>
  </w:num>
  <w:num w:numId="8">
    <w:abstractNumId w:val="0"/>
  </w:num>
  <w:num w:numId="9">
    <w:abstractNumId w:val="8"/>
  </w:num>
  <w:num w:numId="10">
    <w:abstractNumId w:val="9"/>
  </w:num>
  <w:num w:numId="11">
    <w:abstractNumId w:val="6"/>
  </w:num>
  <w:num w:numId="12">
    <w:abstractNumId w:val="5"/>
  </w:num>
  <w:num w:numId="13">
    <w:abstractNumId w:val="7"/>
  </w:num>
  <w:num w:numId="14">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tefan Dupey-Whyte">
    <w15:presenceInfo w15:providerId="Windows Live" w15:userId="38f8630c31add6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7B6"/>
    <w:rsid w:val="00013428"/>
    <w:rsid w:val="00065EB3"/>
    <w:rsid w:val="000747EF"/>
    <w:rsid w:val="000850CE"/>
    <w:rsid w:val="00110BB4"/>
    <w:rsid w:val="001A6963"/>
    <w:rsid w:val="001A7B4A"/>
    <w:rsid w:val="001C0F99"/>
    <w:rsid w:val="001D430D"/>
    <w:rsid w:val="001F4D4D"/>
    <w:rsid w:val="002510D3"/>
    <w:rsid w:val="00255F8A"/>
    <w:rsid w:val="0025711E"/>
    <w:rsid w:val="002C2EE6"/>
    <w:rsid w:val="002E1D73"/>
    <w:rsid w:val="00302520"/>
    <w:rsid w:val="00315567"/>
    <w:rsid w:val="00325B8D"/>
    <w:rsid w:val="00371755"/>
    <w:rsid w:val="003E53AA"/>
    <w:rsid w:val="00407222"/>
    <w:rsid w:val="00411B0F"/>
    <w:rsid w:val="0041468C"/>
    <w:rsid w:val="00415A1E"/>
    <w:rsid w:val="0048238C"/>
    <w:rsid w:val="004C3B4A"/>
    <w:rsid w:val="004C79BB"/>
    <w:rsid w:val="0054317D"/>
    <w:rsid w:val="00543A8E"/>
    <w:rsid w:val="00575071"/>
    <w:rsid w:val="005777B6"/>
    <w:rsid w:val="005867B5"/>
    <w:rsid w:val="0064182E"/>
    <w:rsid w:val="006773F5"/>
    <w:rsid w:val="00677A59"/>
    <w:rsid w:val="00690A7D"/>
    <w:rsid w:val="006A6D12"/>
    <w:rsid w:val="006F01D9"/>
    <w:rsid w:val="007634F1"/>
    <w:rsid w:val="00765A0B"/>
    <w:rsid w:val="00765CCE"/>
    <w:rsid w:val="007872B4"/>
    <w:rsid w:val="007C1480"/>
    <w:rsid w:val="00853EF9"/>
    <w:rsid w:val="008564C9"/>
    <w:rsid w:val="00860069"/>
    <w:rsid w:val="008D101F"/>
    <w:rsid w:val="008E734E"/>
    <w:rsid w:val="00935441"/>
    <w:rsid w:val="00977BAE"/>
    <w:rsid w:val="00977DD4"/>
    <w:rsid w:val="009B61F6"/>
    <w:rsid w:val="009C2CD4"/>
    <w:rsid w:val="009C5250"/>
    <w:rsid w:val="009F3753"/>
    <w:rsid w:val="009F4A9C"/>
    <w:rsid w:val="00A61E11"/>
    <w:rsid w:val="00A63019"/>
    <w:rsid w:val="00A66AAC"/>
    <w:rsid w:val="00A80E41"/>
    <w:rsid w:val="00A81376"/>
    <w:rsid w:val="00AD10D4"/>
    <w:rsid w:val="00B1088E"/>
    <w:rsid w:val="00B321BE"/>
    <w:rsid w:val="00B655BF"/>
    <w:rsid w:val="00B77E15"/>
    <w:rsid w:val="00B90393"/>
    <w:rsid w:val="00BE0B7C"/>
    <w:rsid w:val="00C95010"/>
    <w:rsid w:val="00D0489D"/>
    <w:rsid w:val="00D25BDB"/>
    <w:rsid w:val="00D54516"/>
    <w:rsid w:val="00D705E6"/>
    <w:rsid w:val="00D930BF"/>
    <w:rsid w:val="00E316D0"/>
    <w:rsid w:val="00E825FE"/>
    <w:rsid w:val="00EF410A"/>
    <w:rsid w:val="00FA3037"/>
    <w:rsid w:val="00FF73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31FAD"/>
  <w15:chartTrackingRefBased/>
  <w15:docId w15:val="{438B9E3C-72AF-4478-910F-64FD82A42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9B61F6"/>
    <w:pPr>
      <w:keepNext/>
      <w:keepLines/>
      <w:spacing w:before="240" w:after="0"/>
      <w:outlineLvl w:val="0"/>
    </w:pPr>
    <w:rPr>
      <w:rFonts w:asciiTheme="majorHAnsi" w:eastAsiaTheme="majorEastAsia" w:hAnsiTheme="majorHAnsi" w:cstheme="majorBidi"/>
      <w:color w:val="2F5496"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4182E"/>
    <w:rPr>
      <w:color w:val="0563C1" w:themeColor="hyperlink"/>
      <w:u w:val="single"/>
    </w:rPr>
  </w:style>
  <w:style w:type="character" w:styleId="UnresolvedMention">
    <w:name w:val="Unresolved Mention"/>
    <w:basedOn w:val="DefaultParagraphFont"/>
    <w:uiPriority w:val="99"/>
    <w:semiHidden/>
    <w:unhideWhenUsed/>
    <w:rsid w:val="0064182E"/>
    <w:rPr>
      <w:color w:val="605E5C"/>
      <w:shd w:val="clear" w:color="auto" w:fill="E1DFDD"/>
    </w:rPr>
  </w:style>
  <w:style w:type="paragraph" w:styleId="Header">
    <w:name w:val="header"/>
    <w:basedOn w:val="Normal"/>
    <w:link w:val="HeaderChar"/>
    <w:uiPriority w:val="99"/>
    <w:unhideWhenUsed/>
    <w:rsid w:val="00A80E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0E41"/>
    <w:rPr>
      <w:lang w:val="en-GB"/>
    </w:rPr>
  </w:style>
  <w:style w:type="paragraph" w:styleId="Footer">
    <w:name w:val="footer"/>
    <w:basedOn w:val="Normal"/>
    <w:link w:val="FooterChar"/>
    <w:uiPriority w:val="99"/>
    <w:unhideWhenUsed/>
    <w:rsid w:val="00A80E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0E41"/>
    <w:rPr>
      <w:lang w:val="en-GB"/>
    </w:rPr>
  </w:style>
  <w:style w:type="paragraph" w:styleId="ListParagraph">
    <w:name w:val="List Paragraph"/>
    <w:basedOn w:val="Normal"/>
    <w:uiPriority w:val="34"/>
    <w:qFormat/>
    <w:rsid w:val="007634F1"/>
    <w:pPr>
      <w:ind w:left="720"/>
      <w:contextualSpacing/>
    </w:pPr>
  </w:style>
  <w:style w:type="character" w:customStyle="1" w:styleId="Heading1Char">
    <w:name w:val="Heading 1 Char"/>
    <w:basedOn w:val="DefaultParagraphFont"/>
    <w:link w:val="Heading1"/>
    <w:uiPriority w:val="9"/>
    <w:rsid w:val="009B61F6"/>
    <w:rPr>
      <w:rFonts w:asciiTheme="majorHAnsi" w:eastAsiaTheme="majorEastAsia" w:hAnsiTheme="majorHAnsi" w:cstheme="majorBidi"/>
      <w:color w:val="2F5496" w:themeColor="accent1" w:themeShade="BF"/>
      <w:sz w:val="32"/>
      <w:szCs w:val="32"/>
    </w:rPr>
  </w:style>
  <w:style w:type="paragraph" w:styleId="Bibliography">
    <w:name w:val="Bibliography"/>
    <w:basedOn w:val="Normal"/>
    <w:next w:val="Normal"/>
    <w:uiPriority w:val="37"/>
    <w:unhideWhenUsed/>
    <w:rsid w:val="009B61F6"/>
  </w:style>
  <w:style w:type="character" w:styleId="CommentReference">
    <w:name w:val="annotation reference"/>
    <w:basedOn w:val="DefaultParagraphFont"/>
    <w:uiPriority w:val="99"/>
    <w:semiHidden/>
    <w:unhideWhenUsed/>
    <w:rsid w:val="0048238C"/>
    <w:rPr>
      <w:sz w:val="16"/>
      <w:szCs w:val="16"/>
    </w:rPr>
  </w:style>
  <w:style w:type="paragraph" w:styleId="CommentText">
    <w:name w:val="annotation text"/>
    <w:basedOn w:val="Normal"/>
    <w:link w:val="CommentTextChar"/>
    <w:uiPriority w:val="99"/>
    <w:semiHidden/>
    <w:unhideWhenUsed/>
    <w:rsid w:val="0048238C"/>
    <w:pPr>
      <w:spacing w:line="240" w:lineRule="auto"/>
    </w:pPr>
    <w:rPr>
      <w:sz w:val="20"/>
      <w:szCs w:val="20"/>
    </w:rPr>
  </w:style>
  <w:style w:type="character" w:customStyle="1" w:styleId="CommentTextChar">
    <w:name w:val="Comment Text Char"/>
    <w:basedOn w:val="DefaultParagraphFont"/>
    <w:link w:val="CommentText"/>
    <w:uiPriority w:val="99"/>
    <w:semiHidden/>
    <w:rsid w:val="0048238C"/>
    <w:rPr>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4148453">
      <w:bodyDiv w:val="1"/>
      <w:marLeft w:val="0"/>
      <w:marRight w:val="0"/>
      <w:marTop w:val="0"/>
      <w:marBottom w:val="0"/>
      <w:divBdr>
        <w:top w:val="none" w:sz="0" w:space="0" w:color="auto"/>
        <w:left w:val="none" w:sz="0" w:space="0" w:color="auto"/>
        <w:bottom w:val="none" w:sz="0" w:space="0" w:color="auto"/>
        <w:right w:val="none" w:sz="0" w:space="0" w:color="auto"/>
      </w:divBdr>
    </w:div>
    <w:div w:id="259726899">
      <w:bodyDiv w:val="1"/>
      <w:marLeft w:val="0"/>
      <w:marRight w:val="0"/>
      <w:marTop w:val="0"/>
      <w:marBottom w:val="0"/>
      <w:divBdr>
        <w:top w:val="none" w:sz="0" w:space="0" w:color="auto"/>
        <w:left w:val="none" w:sz="0" w:space="0" w:color="auto"/>
        <w:bottom w:val="none" w:sz="0" w:space="0" w:color="auto"/>
        <w:right w:val="none" w:sz="0" w:space="0" w:color="auto"/>
      </w:divBdr>
    </w:div>
    <w:div w:id="309752458">
      <w:bodyDiv w:val="1"/>
      <w:marLeft w:val="0"/>
      <w:marRight w:val="0"/>
      <w:marTop w:val="0"/>
      <w:marBottom w:val="0"/>
      <w:divBdr>
        <w:top w:val="none" w:sz="0" w:space="0" w:color="auto"/>
        <w:left w:val="none" w:sz="0" w:space="0" w:color="auto"/>
        <w:bottom w:val="none" w:sz="0" w:space="0" w:color="auto"/>
        <w:right w:val="none" w:sz="0" w:space="0" w:color="auto"/>
      </w:divBdr>
    </w:div>
    <w:div w:id="493645156">
      <w:bodyDiv w:val="1"/>
      <w:marLeft w:val="0"/>
      <w:marRight w:val="0"/>
      <w:marTop w:val="0"/>
      <w:marBottom w:val="0"/>
      <w:divBdr>
        <w:top w:val="none" w:sz="0" w:space="0" w:color="auto"/>
        <w:left w:val="none" w:sz="0" w:space="0" w:color="auto"/>
        <w:bottom w:val="none" w:sz="0" w:space="0" w:color="auto"/>
        <w:right w:val="none" w:sz="0" w:space="0" w:color="auto"/>
      </w:divBdr>
    </w:div>
    <w:div w:id="518128469">
      <w:bodyDiv w:val="1"/>
      <w:marLeft w:val="0"/>
      <w:marRight w:val="0"/>
      <w:marTop w:val="0"/>
      <w:marBottom w:val="0"/>
      <w:divBdr>
        <w:top w:val="none" w:sz="0" w:space="0" w:color="auto"/>
        <w:left w:val="none" w:sz="0" w:space="0" w:color="auto"/>
        <w:bottom w:val="none" w:sz="0" w:space="0" w:color="auto"/>
        <w:right w:val="none" w:sz="0" w:space="0" w:color="auto"/>
      </w:divBdr>
    </w:div>
    <w:div w:id="741172515">
      <w:bodyDiv w:val="1"/>
      <w:marLeft w:val="0"/>
      <w:marRight w:val="0"/>
      <w:marTop w:val="0"/>
      <w:marBottom w:val="0"/>
      <w:divBdr>
        <w:top w:val="none" w:sz="0" w:space="0" w:color="auto"/>
        <w:left w:val="none" w:sz="0" w:space="0" w:color="auto"/>
        <w:bottom w:val="none" w:sz="0" w:space="0" w:color="auto"/>
        <w:right w:val="none" w:sz="0" w:space="0" w:color="auto"/>
      </w:divBdr>
    </w:div>
    <w:div w:id="1234047854">
      <w:bodyDiv w:val="1"/>
      <w:marLeft w:val="0"/>
      <w:marRight w:val="0"/>
      <w:marTop w:val="0"/>
      <w:marBottom w:val="0"/>
      <w:divBdr>
        <w:top w:val="none" w:sz="0" w:space="0" w:color="auto"/>
        <w:left w:val="none" w:sz="0" w:space="0" w:color="auto"/>
        <w:bottom w:val="none" w:sz="0" w:space="0" w:color="auto"/>
        <w:right w:val="none" w:sz="0" w:space="0" w:color="auto"/>
      </w:divBdr>
    </w:div>
    <w:div w:id="1554728757">
      <w:bodyDiv w:val="1"/>
      <w:marLeft w:val="0"/>
      <w:marRight w:val="0"/>
      <w:marTop w:val="0"/>
      <w:marBottom w:val="0"/>
      <w:divBdr>
        <w:top w:val="none" w:sz="0" w:space="0" w:color="auto"/>
        <w:left w:val="none" w:sz="0" w:space="0" w:color="auto"/>
        <w:bottom w:val="none" w:sz="0" w:space="0" w:color="auto"/>
        <w:right w:val="none" w:sz="0" w:space="0" w:color="auto"/>
      </w:divBdr>
    </w:div>
    <w:div w:id="1610813327">
      <w:bodyDiv w:val="1"/>
      <w:marLeft w:val="0"/>
      <w:marRight w:val="0"/>
      <w:marTop w:val="0"/>
      <w:marBottom w:val="0"/>
      <w:divBdr>
        <w:top w:val="none" w:sz="0" w:space="0" w:color="auto"/>
        <w:left w:val="none" w:sz="0" w:space="0" w:color="auto"/>
        <w:bottom w:val="none" w:sz="0" w:space="0" w:color="auto"/>
        <w:right w:val="none" w:sz="0" w:space="0" w:color="auto"/>
      </w:divBdr>
    </w:div>
    <w:div w:id="1962835006">
      <w:bodyDiv w:val="1"/>
      <w:marLeft w:val="0"/>
      <w:marRight w:val="0"/>
      <w:marTop w:val="0"/>
      <w:marBottom w:val="0"/>
      <w:divBdr>
        <w:top w:val="none" w:sz="0" w:space="0" w:color="auto"/>
        <w:left w:val="none" w:sz="0" w:space="0" w:color="auto"/>
        <w:bottom w:val="none" w:sz="0" w:space="0" w:color="auto"/>
        <w:right w:val="none" w:sz="0" w:space="0" w:color="auto"/>
      </w:divBdr>
    </w:div>
    <w:div w:id="2086606980">
      <w:bodyDiv w:val="1"/>
      <w:marLeft w:val="0"/>
      <w:marRight w:val="0"/>
      <w:marTop w:val="0"/>
      <w:marBottom w:val="0"/>
      <w:divBdr>
        <w:top w:val="none" w:sz="0" w:space="0" w:color="auto"/>
        <w:left w:val="none" w:sz="0" w:space="0" w:color="auto"/>
        <w:bottom w:val="none" w:sz="0" w:space="0" w:color="auto"/>
        <w:right w:val="none" w:sz="0" w:space="0" w:color="auto"/>
      </w:divBdr>
    </w:div>
    <w:div w:id="2092308244">
      <w:bodyDiv w:val="1"/>
      <w:marLeft w:val="0"/>
      <w:marRight w:val="0"/>
      <w:marTop w:val="0"/>
      <w:marBottom w:val="0"/>
      <w:divBdr>
        <w:top w:val="none" w:sz="0" w:space="0" w:color="auto"/>
        <w:left w:val="none" w:sz="0" w:space="0" w:color="auto"/>
        <w:bottom w:val="none" w:sz="0" w:space="0" w:color="auto"/>
        <w:right w:val="none" w:sz="0" w:space="0" w:color="auto"/>
      </w:divBdr>
    </w:div>
    <w:div w:id="2135099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Mor14</b:Tag>
    <b:SourceType>InternetSite</b:SourceType>
    <b:Guid>{204DF117-A343-4915-A6AA-B0B06B5B233C}</b:Guid>
    <b:Title>How To Use Color Psychology To Give Your Business An Edge</b:Title>
    <b:Year>2014</b:Year>
    <b:Month>February</b:Month>
    <b:Day>4</b:Day>
    <b:InternetSiteTitle>Forbes</b:InternetSiteTitle>
    <b:URL>https://www.forbes.com/sites/amymorin/2014/02/04/how-to-use-color-psychology-to-give-your-business-an-edge/#3e04cc56170a</b:URL>
    <b:Author>
      <b:Author>
        <b:NameList>
          <b:Person>
            <b:Last>Morin</b:Last>
            <b:First>Amy</b:First>
          </b:Person>
        </b:NameList>
      </b:Author>
    </b:Author>
    <b:RefOrder>2</b:RefOrder>
  </b:Source>
  <b:Source>
    <b:Tag>Nei18</b:Tag>
    <b:SourceType>InternetSite</b:SourceType>
    <b:Guid>{5159DB04-1C16-47D3-A626-03E0615E4B32}</b:Guid>
    <b:Title>Psychology of Color</b:Title>
    <b:Year>2018</b:Year>
    <b:Author>
      <b:Author>
        <b:NameList>
          <b:Person>
            <b:Last>Patel</b:Last>
            <b:First>Neil</b:First>
          </b:Person>
        </b:NameList>
      </b:Author>
    </b:Author>
    <b:Month>November</b:Month>
    <b:Day>4</b:Day>
    <b:InternetSiteTitle>neilpatel</b:InternetSiteTitle>
    <b:URL>https://neilpatel.com/blog/psychology-of-color-and-conversions/</b:URL>
    <b:RefOrder>1</b:RefOrder>
  </b:Source>
</b:Sources>
</file>

<file path=customXml/itemProps1.xml><?xml version="1.0" encoding="utf-8"?>
<ds:datastoreItem xmlns:ds="http://schemas.openxmlformats.org/officeDocument/2006/customXml" ds:itemID="{73C80EAE-6E7D-4FA1-A680-F6FD33639E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1688</Words>
  <Characters>9624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Dupey-Whyte</dc:creator>
  <cp:keywords/>
  <dc:description/>
  <cp:lastModifiedBy>Stefan Dupey-Whyte</cp:lastModifiedBy>
  <cp:revision>2</cp:revision>
  <dcterms:created xsi:type="dcterms:W3CDTF">2018-11-07T16:35:00Z</dcterms:created>
  <dcterms:modified xsi:type="dcterms:W3CDTF">2018-11-07T16:35:00Z</dcterms:modified>
</cp:coreProperties>
</file>